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961F7" w14:textId="77777777" w:rsidR="00950B64" w:rsidRDefault="00DA0C1B" w:rsidP="00B261EC">
      <w:pPr>
        <w:pStyle w:val="Title"/>
        <w:jc w:val="both"/>
      </w:pPr>
      <w:r>
        <w:t>A Bayesian approach to understanding artificial enzymatic networks</w:t>
      </w:r>
    </w:p>
    <w:p w14:paraId="52E02F8C" w14:textId="77777777" w:rsidR="00950B64" w:rsidRPr="00026FB2" w:rsidRDefault="00DA0C1B" w:rsidP="00B261EC">
      <w:pPr>
        <w:pStyle w:val="Author"/>
        <w:jc w:val="both"/>
        <w:rPr>
          <w:lang w:val="nl-NL"/>
        </w:rPr>
      </w:pPr>
      <w:r w:rsidRPr="00026FB2">
        <w:rPr>
          <w:lang w:val="nl-NL"/>
        </w:rPr>
        <w:t>Mathieu G. Baltussen</w:t>
      </w:r>
    </w:p>
    <w:p w14:paraId="7D8D007F" w14:textId="77777777" w:rsidR="00950B64" w:rsidRPr="00026FB2" w:rsidRDefault="00DA0C1B" w:rsidP="00B261EC">
      <w:pPr>
        <w:pStyle w:val="Author"/>
        <w:jc w:val="both"/>
        <w:rPr>
          <w:lang w:val="nl-NL"/>
        </w:rPr>
      </w:pPr>
      <w:r w:rsidRPr="00026FB2">
        <w:rPr>
          <w:lang w:val="nl-NL"/>
        </w:rPr>
        <w:t>Jeroen van de Wiel</w:t>
      </w:r>
    </w:p>
    <w:p w14:paraId="255904E5" w14:textId="77777777" w:rsidR="00950B64" w:rsidRPr="00026FB2" w:rsidRDefault="00DA0C1B" w:rsidP="00B261EC">
      <w:pPr>
        <w:pStyle w:val="Author"/>
        <w:jc w:val="both"/>
        <w:rPr>
          <w:lang w:val="es-ES"/>
        </w:rPr>
      </w:pPr>
      <w:r w:rsidRPr="00026FB2">
        <w:rPr>
          <w:lang w:val="es-ES"/>
        </w:rPr>
        <w:t>Cristina Lía Fernández Regueiro</w:t>
      </w:r>
    </w:p>
    <w:p w14:paraId="631D894D" w14:textId="77777777" w:rsidR="00026FB2" w:rsidRPr="00026FB2" w:rsidRDefault="00026FB2" w:rsidP="00B261EC">
      <w:pPr>
        <w:pStyle w:val="BodyText"/>
        <w:jc w:val="both"/>
        <w:rPr>
          <w:lang w:val="es-ES"/>
        </w:rPr>
      </w:pPr>
      <w:commentRangeStart w:id="1"/>
      <w:proofErr w:type="spellStart"/>
      <w:r w:rsidRPr="00026FB2">
        <w:rPr>
          <w:highlight w:val="yellow"/>
          <w:lang w:val="es-ES"/>
          <w:rPrChange w:id="2" w:author="w.huck" w:date="2021-12-07T15:24:00Z">
            <w:rPr>
              <w:lang w:val="es-ES"/>
            </w:rPr>
          </w:rPrChange>
        </w:rPr>
        <w:t>Miglė</w:t>
      </w:r>
      <w:commentRangeEnd w:id="1"/>
      <w:proofErr w:type="spellEnd"/>
      <w:r>
        <w:rPr>
          <w:rStyle w:val="CommentReference"/>
        </w:rPr>
        <w:commentReference w:id="1"/>
      </w:r>
      <w:r w:rsidRPr="00026FB2">
        <w:rPr>
          <w:highlight w:val="yellow"/>
          <w:lang w:val="es-ES"/>
          <w:rPrChange w:id="3" w:author="w.huck" w:date="2021-12-07T15:24:00Z">
            <w:rPr>
              <w:lang w:val="es-ES"/>
            </w:rPr>
          </w:rPrChange>
        </w:rPr>
        <w:t xml:space="preserve"> </w:t>
      </w:r>
      <w:proofErr w:type="spellStart"/>
      <w:r w:rsidRPr="00026FB2">
        <w:rPr>
          <w:highlight w:val="yellow"/>
          <w:lang w:val="es-ES"/>
          <w:rPrChange w:id="4" w:author="w.huck" w:date="2021-12-07T15:24:00Z">
            <w:rPr>
              <w:lang w:val="es-ES"/>
            </w:rPr>
          </w:rPrChange>
        </w:rPr>
        <w:t>Jakštaitė</w:t>
      </w:r>
      <w:proofErr w:type="spellEnd"/>
    </w:p>
    <w:p w14:paraId="7F292D14" w14:textId="77777777" w:rsidR="00950B64" w:rsidRPr="00026FB2" w:rsidRDefault="00DA0C1B" w:rsidP="00B261EC">
      <w:pPr>
        <w:pStyle w:val="Author"/>
        <w:jc w:val="both"/>
        <w:rPr>
          <w:lang w:val="es-ES"/>
        </w:rPr>
      </w:pPr>
      <w:r w:rsidRPr="00026FB2">
        <w:rPr>
          <w:lang w:val="es-ES"/>
        </w:rPr>
        <w:t xml:space="preserve">Wilhelm T.S. </w:t>
      </w:r>
      <w:proofErr w:type="spellStart"/>
      <w:r w:rsidRPr="00026FB2">
        <w:rPr>
          <w:lang w:val="es-ES"/>
        </w:rPr>
        <w:t>Huck</w:t>
      </w:r>
      <w:proofErr w:type="spellEnd"/>
    </w:p>
    <w:p w14:paraId="69B35DDC" w14:textId="77777777" w:rsidR="00950B64" w:rsidRDefault="00DA0C1B" w:rsidP="00464FC8">
      <w:pPr>
        <w:pStyle w:val="Heading1"/>
        <w:pPrChange w:id="5" w:author="w.huck" w:date="2021-12-07T15:54:00Z">
          <w:pPr>
            <w:pStyle w:val="Heading1"/>
            <w:jc w:val="both"/>
          </w:pPr>
        </w:pPrChange>
      </w:pPr>
      <w:bookmarkStart w:id="6" w:name="summaryabstract"/>
      <w:r>
        <w:t>Summary/Abstract</w:t>
      </w:r>
    </w:p>
    <w:p w14:paraId="2124BC08" w14:textId="77777777" w:rsidR="00950B64" w:rsidRDefault="00DA0C1B" w:rsidP="00B261EC">
      <w:pPr>
        <w:pStyle w:val="FirstParagraph"/>
        <w:jc w:val="both"/>
      </w:pPr>
      <w:r>
        <w:t xml:space="preserve">In order to create artificial enzymatic networks capable of increasingly complex behaviour, an improved methodology in understanding and controlling the kinetics of these networks is needed. Here, we introduce a Bayesian analysis approach which allows for the accurate inference of enzyme kinetic parameters and determination of most likely reaction mechanisms, by combining data from different experiments and network topologies in a single probabilistic analysis framework. This Bayesian approach explicitly allows us to continuously improve our parameter estimates and behaviour predictions by iteratively adding new data to our models, while automatically taking into account </w:t>
      </w:r>
      <w:del w:id="7" w:author="w.huck" w:date="2021-12-07T15:25:00Z">
        <w:r w:rsidDel="00026FB2">
          <w:delText xml:space="preserve">any </w:delText>
        </w:r>
      </w:del>
      <w:r>
        <w:t>uncertainties introduced by the experimental setups or the chemical processes in general. We demonstrate the potential of this approach by characterizing systems of enzymes compartmentalized in beads inside flow reactors. The approach we introduce here could be relevant to the design of artificial enzymatic networks</w:t>
      </w:r>
      <w:del w:id="8" w:author="w.huck" w:date="2021-12-07T15:25:00Z">
        <w:r w:rsidDel="00026FB2">
          <w:delText>, and understanding chemical reaction networks in general</w:delText>
        </w:r>
      </w:del>
      <w:r>
        <w:t xml:space="preserve">, making the design of such networks </w:t>
      </w:r>
      <w:del w:id="9" w:author="w.huck" w:date="2021-12-07T15:25:00Z">
        <w:r w:rsidDel="00026FB2">
          <w:delText xml:space="preserve">much </w:delText>
        </w:r>
      </w:del>
      <w:r>
        <w:t>more efficient</w:t>
      </w:r>
      <w:del w:id="10" w:author="w.huck" w:date="2021-12-07T15:25:00Z">
        <w:r w:rsidDel="00026FB2">
          <w:delText>,</w:delText>
        </w:r>
      </w:del>
      <w:r>
        <w:t xml:space="preserve"> and robust against the accumulation of experimental errors.</w:t>
      </w:r>
    </w:p>
    <w:p w14:paraId="194E4318" w14:textId="77777777" w:rsidR="00950B64" w:rsidRDefault="00DA0C1B" w:rsidP="00B261EC">
      <w:pPr>
        <w:jc w:val="both"/>
      </w:pPr>
      <w:r>
        <w:br w:type="page"/>
      </w:r>
    </w:p>
    <w:p w14:paraId="6A70AE6E" w14:textId="77777777" w:rsidR="00950B64" w:rsidRDefault="00DA0C1B" w:rsidP="00464FC8">
      <w:pPr>
        <w:pStyle w:val="Heading1"/>
        <w:pPrChange w:id="11" w:author="w.huck" w:date="2021-12-07T15:54:00Z">
          <w:pPr>
            <w:pStyle w:val="Heading1"/>
            <w:jc w:val="both"/>
          </w:pPr>
        </w:pPrChange>
      </w:pPr>
      <w:bookmarkStart w:id="12" w:name="introduction"/>
      <w:bookmarkEnd w:id="6"/>
      <w:r>
        <w:lastRenderedPageBreak/>
        <w:t>Introduction</w:t>
      </w:r>
    </w:p>
    <w:p w14:paraId="7FE0B36F" w14:textId="77777777" w:rsidR="00950B64" w:rsidRDefault="00DA0C1B" w:rsidP="00B261EC">
      <w:pPr>
        <w:pStyle w:val="FirstParagraph"/>
        <w:jc w:val="both"/>
      </w:pPr>
      <w:r>
        <w:t>Enzymatic reaction networks (ERN’s) are ubiquitous in life, and are responsible for many key cellular processes, such as energy metabolism, signalling pathways, and cell division</w:t>
      </w:r>
      <w:hyperlink w:anchor="ref-Barabasi2004">
        <w:r>
          <w:rPr>
            <w:rStyle w:val="Hyperlink"/>
            <w:vertAlign w:val="superscript"/>
          </w:rPr>
          <w:t>1</w:t>
        </w:r>
      </w:hyperlink>
      <w:r>
        <w:rPr>
          <w:vertAlign w:val="superscript"/>
        </w:rPr>
        <w:t>,</w:t>
      </w:r>
      <w:hyperlink w:anchor="ref-Kholodenko2006">
        <w:r>
          <w:rPr>
            <w:rStyle w:val="Hyperlink"/>
            <w:vertAlign w:val="superscript"/>
          </w:rPr>
          <w:t>2</w:t>
        </w:r>
      </w:hyperlink>
      <w:r>
        <w:t>. To understand how these ERNs produce complex behaviour, there have been many efforts to construct increasingly complex enzymatic networks from the bottom up</w:t>
      </w:r>
      <w:hyperlink w:anchor="ref-Roekel2015">
        <w:r>
          <w:rPr>
            <w:rStyle w:val="Hyperlink"/>
            <w:vertAlign w:val="superscript"/>
          </w:rPr>
          <w:t>3</w:t>
        </w:r>
      </w:hyperlink>
      <w:r>
        <w:t>. Previous work has shown the implementation of network motifs</w:t>
      </w:r>
      <w:hyperlink w:anchor="ref-Milo2002">
        <w:r>
          <w:rPr>
            <w:rStyle w:val="Hyperlink"/>
            <w:vertAlign w:val="superscript"/>
          </w:rPr>
          <w:t>4</w:t>
        </w:r>
      </w:hyperlink>
      <w:r>
        <w:t xml:space="preserve"> by autocatalysis and delayed inhibition</w:t>
      </w:r>
      <w:hyperlink w:anchor="ref-Semenov2015">
        <w:r>
          <w:rPr>
            <w:rStyle w:val="Hyperlink"/>
            <w:vertAlign w:val="superscript"/>
          </w:rPr>
          <w:t>5</w:t>
        </w:r>
      </w:hyperlink>
      <w:r>
        <w:t>, photochemical control of oscillations by reversible photo-inhibitors</w:t>
      </w:r>
      <w:hyperlink w:anchor="ref-Pogodaev2019">
        <w:r>
          <w:rPr>
            <w:rStyle w:val="Hyperlink"/>
            <w:vertAlign w:val="superscript"/>
          </w:rPr>
          <w:t>6</w:t>
        </w:r>
      </w:hyperlink>
      <w:r>
        <w:t>, coupling to DNA-based circuits</w:t>
      </w:r>
      <w:hyperlink w:anchor="ref-Meijer2017">
        <w:r>
          <w:rPr>
            <w:rStyle w:val="Hyperlink"/>
            <w:vertAlign w:val="superscript"/>
          </w:rPr>
          <w:t>7</w:t>
        </w:r>
      </w:hyperlink>
      <w:r>
        <w:t>, and coupling to dynamic environments</w:t>
      </w:r>
      <w:hyperlink w:anchor="ref-Maguire2020">
        <w:r>
          <w:rPr>
            <w:rStyle w:val="Hyperlink"/>
            <w:vertAlign w:val="superscript"/>
          </w:rPr>
          <w:t>8</w:t>
        </w:r>
      </w:hyperlink>
      <w:r>
        <w:t>. These enzymatic networks were designed to showcase a range of behaviours, such as robust oscillations</w:t>
      </w:r>
      <w:hyperlink w:anchor="ref-Semenov2015">
        <w:r>
          <w:rPr>
            <w:rStyle w:val="Hyperlink"/>
            <w:vertAlign w:val="superscript"/>
          </w:rPr>
          <w:t>5</w:t>
        </w:r>
      </w:hyperlink>
      <w:r>
        <w:rPr>
          <w:vertAlign w:val="superscript"/>
        </w:rPr>
        <w:t>,</w:t>
      </w:r>
      <w:hyperlink w:anchor="ref-Novak2008">
        <w:r>
          <w:rPr>
            <w:rStyle w:val="Hyperlink"/>
            <w:vertAlign w:val="superscript"/>
          </w:rPr>
          <w:t>9</w:t>
        </w:r>
      </w:hyperlink>
      <w:r>
        <w:t>, logic-gate responses</w:t>
      </w:r>
      <w:hyperlink w:anchor="ref-Ikeda2014">
        <w:r>
          <w:rPr>
            <w:rStyle w:val="Hyperlink"/>
            <w:vertAlign w:val="superscript"/>
          </w:rPr>
          <w:t>10</w:t>
        </w:r>
      </w:hyperlink>
      <w:r>
        <w:t>, pattern-formation</w:t>
      </w:r>
      <w:hyperlink w:anchor="ref-Zhang2018">
        <w:r>
          <w:rPr>
            <w:rStyle w:val="Hyperlink"/>
            <w:vertAlign w:val="superscript"/>
          </w:rPr>
          <w:t>11</w:t>
        </w:r>
      </w:hyperlink>
      <w:r>
        <w:t>, and adaptive responses to environmental perturbations</w:t>
      </w:r>
      <w:hyperlink w:anchor="ref-Helwig2018">
        <w:r>
          <w:rPr>
            <w:rStyle w:val="Hyperlink"/>
            <w:vertAlign w:val="superscript"/>
          </w:rPr>
          <w:t>12</w:t>
        </w:r>
      </w:hyperlink>
      <w:r>
        <w:t>. In recent efforts, we have developed a technique to immobilize enzymes on polyacrylamide beads (PEBs), which can be compartmentalized inside a flow reactor</w:t>
      </w:r>
      <w:hyperlink w:anchor="ref-FernandezRegueiro2021">
        <w:r>
          <w:rPr>
            <w:rStyle w:val="Hyperlink"/>
            <w:vertAlign w:val="superscript"/>
          </w:rPr>
          <w:t>13</w:t>
        </w:r>
      </w:hyperlink>
      <w:r>
        <w:t>. The increased composability of this system should allow the development of more complex network topologies and behaviours. While these advances have greatly increased the capabilities of artificial ERNs, the lack of accurate kinetic parameter estimates that can reliably predict the relevant experimental regimes in which a desired functional output will be observed, greatly limits the efficient exploration of more complex motifs.</w:t>
      </w:r>
    </w:p>
    <w:p w14:paraId="6A50A4BB" w14:textId="77777777" w:rsidR="00950B64" w:rsidRDefault="00DA0C1B" w:rsidP="00B261EC">
      <w:pPr>
        <w:pStyle w:val="BodyText"/>
        <w:jc w:val="both"/>
      </w:pPr>
      <w:r>
        <w:t>To design ERN’s and their associated complex behaviour, computational models are often used to estimate the kinetics and determine a suitable range of experimental parameters that showcase the wanted behavior</w:t>
      </w:r>
      <w:hyperlink w:anchor="ref-Penkler2015">
        <w:r>
          <w:rPr>
            <w:rStyle w:val="Hyperlink"/>
            <w:vertAlign w:val="superscript"/>
          </w:rPr>
          <w:t>14</w:t>
        </w:r>
      </w:hyperlink>
      <w:r>
        <w:rPr>
          <w:vertAlign w:val="superscript"/>
        </w:rPr>
        <w:t>,</w:t>
      </w:r>
      <w:hyperlink w:anchor="ref-Boccaletti2006">
        <w:r>
          <w:rPr>
            <w:rStyle w:val="Hyperlink"/>
            <w:vertAlign w:val="superscript"/>
          </w:rPr>
          <w:t>15</w:t>
        </w:r>
      </w:hyperlink>
      <w:r>
        <w:t>. While the fitting of a model to experimental data is in principle relatively simple, in practice numerous sources of uncertainty are encountered</w:t>
      </w:r>
      <w:ins w:id="13" w:author="w.huck" w:date="2021-12-07T15:27:00Z">
        <w:r w:rsidR="00026FB2">
          <w:t>, including experimental errors</w:t>
        </w:r>
      </w:ins>
      <w:del w:id="14" w:author="w.huck" w:date="2021-12-07T15:27:00Z">
        <w:r w:rsidDel="00026FB2">
          <w:delText>. These sources of uncertainty include the occurrence of noise (either due to the detection mechanisms used or inherent to the system), ambiguity over the exact form of the reaction mechanisms and associated rate equations</w:delText>
        </w:r>
        <w:r w:rsidDel="00AC1664">
          <w:delText>,</w:delText>
        </w:r>
      </w:del>
      <w:r>
        <w:t xml:space="preserve"> and unknown inhibitory or allosteric effects. Typically, the kinetic parameters of an enzymatic reaction are estimated from a single dataset, using least-squares regression or similar maximum likelihood estimation methods. Although this approach is well-established, there are multiple downsides</w:t>
      </w:r>
      <w:hyperlink w:anchor="ref-Efron2016">
        <w:r>
          <w:rPr>
            <w:rStyle w:val="Hyperlink"/>
            <w:vertAlign w:val="superscript"/>
          </w:rPr>
          <w:t>16</w:t>
        </w:r>
      </w:hyperlink>
      <w:r>
        <w:t xml:space="preserve">. First, any sources of uncertainty must be explicitly modelled in, which would require an exact knowledge of the influence of these uncertainties on the final experimental results, leading to rather complicated mathematical implementations </w:t>
      </w:r>
      <w:del w:id="15" w:author="w.huck" w:date="2021-12-07T15:28:00Z">
        <w:r w:rsidDel="00AC1664">
          <w:delText>which require a lot of experience and are prone to implementation errors</w:delText>
        </w:r>
      </w:del>
      <w:hyperlink w:anchor="ref-Gabor2017">
        <w:r>
          <w:rPr>
            <w:rStyle w:val="Hyperlink"/>
            <w:vertAlign w:val="superscript"/>
          </w:rPr>
          <w:t>17</w:t>
        </w:r>
      </w:hyperlink>
      <w:r>
        <w:rPr>
          <w:vertAlign w:val="superscript"/>
        </w:rPr>
        <w:t>,</w:t>
      </w:r>
      <w:hyperlink w:anchor="ref-Lillacci2010">
        <w:r>
          <w:rPr>
            <w:rStyle w:val="Hyperlink"/>
            <w:vertAlign w:val="superscript"/>
          </w:rPr>
          <w:t>18</w:t>
        </w:r>
      </w:hyperlink>
      <w:r>
        <w:t>. Secondly, this approach often neglects additional sources of data, either from previous or additional experiments, or from literature. And lastly, estimation of enzyme kinetics is often done using rather limited datasets, which should increase the uncertainty of the obtained parameter values, but in practice can potentially lead to overfitting of the proposed model and numerous other biases</w:t>
      </w:r>
      <w:hyperlink w:anchor="ref-Wainer2007">
        <w:r>
          <w:rPr>
            <w:rStyle w:val="Hyperlink"/>
            <w:vertAlign w:val="superscript"/>
          </w:rPr>
          <w:t>19</w:t>
        </w:r>
      </w:hyperlink>
      <w:r>
        <w:rPr>
          <w:vertAlign w:val="superscript"/>
        </w:rPr>
        <w:t>,</w:t>
      </w:r>
      <w:hyperlink w:anchor="ref-Silver2021">
        <w:r>
          <w:rPr>
            <w:rStyle w:val="Hyperlink"/>
            <w:vertAlign w:val="superscript"/>
          </w:rPr>
          <w:t>20</w:t>
        </w:r>
      </w:hyperlink>
      <w:r>
        <w:t>.</w:t>
      </w:r>
    </w:p>
    <w:p w14:paraId="32CC7A11" w14:textId="77777777" w:rsidR="00950B64" w:rsidRDefault="00DA0C1B" w:rsidP="00B261EC">
      <w:pPr>
        <w:pStyle w:val="BodyText"/>
        <w:jc w:val="both"/>
      </w:pPr>
      <w:r>
        <w:t>To aid the design of ERNs, an analysis framework capable of quantifying these sources of epistemic uncertainty and using all available data, while remaining intuitive and accessible, is required</w:t>
      </w:r>
      <w:hyperlink w:anchor="ref-Wong2017a">
        <w:r>
          <w:rPr>
            <w:rStyle w:val="Hyperlink"/>
            <w:vertAlign w:val="superscript"/>
          </w:rPr>
          <w:t>21</w:t>
        </w:r>
      </w:hyperlink>
      <w:r>
        <w:t xml:space="preserve">. We </w:t>
      </w:r>
      <w:r>
        <w:lastRenderedPageBreak/>
        <w:t>demonstrate such a framework based on Bayesian methods for the inference of kinetic parameters and reaction mechanisms of encapsulated enzymes in a flow reactor. This approach is probabilistic in nature, so that any knowledge of kinetic parameters or reaction mechanisms obtained from experimental data is expressed in terms of probability-distributions, instead of specific values. Bayesian methods allow for the explicit incorporation of any information previously obtained on the system in question through the prior, either from literature or previous experiments, resulting in a coherent framework for combining data from different sources</w:t>
      </w:r>
      <w:hyperlink w:anchor="ref-Schoot2021">
        <w:r>
          <w:rPr>
            <w:rStyle w:val="Hyperlink"/>
            <w:vertAlign w:val="superscript"/>
          </w:rPr>
          <w:t>22</w:t>
        </w:r>
      </w:hyperlink>
      <w:r>
        <w:t>. Additionally, they are ideally suited for estimations under uncertainty and a lack of data</w:t>
      </w:r>
      <w:hyperlink w:anchor="ref-McNeish2016">
        <w:r>
          <w:rPr>
            <w:rStyle w:val="Hyperlink"/>
            <w:vertAlign w:val="superscript"/>
          </w:rPr>
          <w:t>23</w:t>
        </w:r>
      </w:hyperlink>
      <w:r>
        <w:t>, which is especially relevant for the experimental reality of ERNs, where a lot of variability exists between experiments.</w:t>
      </w:r>
    </w:p>
    <w:p w14:paraId="6973B9BC" w14:textId="77777777" w:rsidR="00950B64" w:rsidRDefault="00DA0C1B" w:rsidP="00B261EC">
      <w:pPr>
        <w:pStyle w:val="BodyText"/>
        <w:jc w:val="both"/>
      </w:pPr>
      <w:r>
        <w:t xml:space="preserve">Bayesian methods have </w:t>
      </w:r>
      <w:del w:id="16" w:author="w.huck" w:date="2021-12-07T15:44:00Z">
        <w:r w:rsidDel="00B261EC">
          <w:delText>seen a significant increase of interest</w:delText>
        </w:r>
      </w:del>
      <w:ins w:id="17" w:author="w.huck" w:date="2021-12-07T15:44:00Z">
        <w:r w:rsidR="00B261EC">
          <w:t>been more widely implemented</w:t>
        </w:r>
      </w:ins>
      <w:r>
        <w:t xml:space="preserve"> in </w:t>
      </w:r>
      <w:ins w:id="18" w:author="w.huck" w:date="2021-12-07T15:44:00Z">
        <w:r w:rsidR="00B261EC">
          <w:t>recent</w:t>
        </w:r>
      </w:ins>
      <w:del w:id="19" w:author="w.huck" w:date="2021-12-07T15:44:00Z">
        <w:r w:rsidDel="00B261EC">
          <w:delText xml:space="preserve">the last few </w:delText>
        </w:r>
      </w:del>
      <w:ins w:id="20" w:author="w.huck" w:date="2021-12-07T15:44:00Z">
        <w:r w:rsidR="00B261EC">
          <w:t xml:space="preserve"> </w:t>
        </w:r>
      </w:ins>
      <w:r>
        <w:t>years, mainly due to an increase in available computational power and an increase in general availability of powerful, yet accessible, algorithms. They are used in a wide range of fields, from applications in pure physics</w:t>
      </w:r>
      <w:hyperlink w:anchor="ref-Toussaint2011">
        <w:r>
          <w:rPr>
            <w:rStyle w:val="Hyperlink"/>
            <w:vertAlign w:val="superscript"/>
          </w:rPr>
          <w:t>24</w:t>
        </w:r>
      </w:hyperlink>
      <w:r>
        <w:t>, medicine</w:t>
      </w:r>
      <w:hyperlink w:anchor="ref-Ashby2006">
        <w:r>
          <w:rPr>
            <w:rStyle w:val="Hyperlink"/>
            <w:vertAlign w:val="superscript"/>
          </w:rPr>
          <w:t>25</w:t>
        </w:r>
      </w:hyperlink>
      <w:r>
        <w:t>, and sociology</w:t>
      </w:r>
      <w:hyperlink w:anchor="ref-Lynch2019">
        <w:r>
          <w:rPr>
            <w:rStyle w:val="Hyperlink"/>
            <w:vertAlign w:val="superscript"/>
          </w:rPr>
          <w:t>26</w:t>
        </w:r>
      </w:hyperlink>
      <w:r>
        <w:t>, to large-scale metabolomics in systems biology</w:t>
      </w:r>
      <w:hyperlink w:anchor="ref-St.John2019">
        <w:r>
          <w:rPr>
            <w:rStyle w:val="Hyperlink"/>
            <w:vertAlign w:val="superscript"/>
          </w:rPr>
          <w:t>27</w:t>
        </w:r>
      </w:hyperlink>
      <w:r>
        <w:t>, and recent advances in deep learning</w:t>
      </w:r>
      <w:hyperlink w:anchor="ref-Bae2016">
        <w:r>
          <w:rPr>
            <w:rStyle w:val="Hyperlink"/>
            <w:vertAlign w:val="superscript"/>
          </w:rPr>
          <w:t>28</w:t>
        </w:r>
      </w:hyperlink>
      <w:r>
        <w:t>.</w:t>
      </w:r>
    </w:p>
    <w:p w14:paraId="17A96027" w14:textId="77777777" w:rsidR="00950B64" w:rsidDel="00AC1664" w:rsidRDefault="00DA0C1B" w:rsidP="00B261EC">
      <w:pPr>
        <w:pStyle w:val="BodyText"/>
        <w:jc w:val="both"/>
        <w:rPr>
          <w:del w:id="21" w:author="w.huck" w:date="2021-12-07T15:37:00Z"/>
        </w:rPr>
      </w:pPr>
      <w:r>
        <w:t>Previous research on the applications of Bayesian methods in enzymatic networks have mostly been attempted from a systems biology perspective, focusing on whole-cell metabolomics</w:t>
      </w:r>
      <w:hyperlink w:anchor="ref-St.John2019">
        <w:r>
          <w:rPr>
            <w:rStyle w:val="Hyperlink"/>
            <w:vertAlign w:val="superscript"/>
          </w:rPr>
          <w:t>27</w:t>
        </w:r>
      </w:hyperlink>
      <w:r>
        <w:rPr>
          <w:vertAlign w:val="superscript"/>
        </w:rPr>
        <w:t>,</w:t>
      </w:r>
      <w:hyperlink w:anchor="ref-Liepe2014">
        <w:r>
          <w:rPr>
            <w:rStyle w:val="Hyperlink"/>
            <w:vertAlign w:val="superscript"/>
          </w:rPr>
          <w:t>29</w:t>
        </w:r>
      </w:hyperlink>
      <w:r>
        <w:rPr>
          <w:vertAlign w:val="superscript"/>
        </w:rPr>
        <w:t>,</w:t>
      </w:r>
      <w:hyperlink w:anchor="ref-Jayawardhana2008">
        <w:r>
          <w:rPr>
            <w:rStyle w:val="Hyperlink"/>
            <w:vertAlign w:val="superscript"/>
          </w:rPr>
          <w:t>30</w:t>
        </w:r>
      </w:hyperlink>
      <w:r>
        <w:t>, or focusing on simulated datasets and evaluating the feasibility of an alternative enzyme rate equation</w:t>
      </w:r>
      <w:hyperlink w:anchor="ref-Choi2017">
        <w:r>
          <w:rPr>
            <w:rStyle w:val="Hyperlink"/>
            <w:vertAlign w:val="superscript"/>
          </w:rPr>
          <w:t>31</w:t>
        </w:r>
      </w:hyperlink>
      <w:r>
        <w:t xml:space="preserve">. The approach introduced here </w:t>
      </w:r>
      <w:del w:id="22" w:author="w.huck" w:date="2021-12-07T15:36:00Z">
        <w:r w:rsidDel="00AC1664">
          <w:delText xml:space="preserve">instead </w:delText>
        </w:r>
      </w:del>
      <w:r>
        <w:t xml:space="preserve">focusses on experimental relevance, specifically for the construction of encapsulated ERNs in flow, but is readily adoptable in most experimental ERN setups, without requiring extensive computational expertise to employ. </w:t>
      </w:r>
      <w:del w:id="23" w:author="w.huck" w:date="2021-12-07T15:37:00Z">
        <w:r w:rsidDel="00AC1664">
          <w:delText>For the more simple datasets, the analysis can be run efficiently in seconds on a laptop. Thus, it should be accessible to a broad range of researchers concerned with the development of increasingly complex ERNs.</w:delText>
        </w:r>
      </w:del>
    </w:p>
    <w:p w14:paraId="57DA7F80" w14:textId="77777777" w:rsidR="00950B64" w:rsidDel="00AC1664" w:rsidRDefault="00DA0C1B" w:rsidP="00B261EC">
      <w:pPr>
        <w:pStyle w:val="BodyText"/>
        <w:jc w:val="both"/>
        <w:rPr>
          <w:del w:id="24" w:author="w.huck" w:date="2021-12-07T15:37:00Z"/>
        </w:rPr>
        <w:pPrChange w:id="25" w:author="w.huck" w:date="2021-12-07T15:37:00Z">
          <w:pPr>
            <w:pStyle w:val="BodyText"/>
          </w:pPr>
        </w:pPrChange>
      </w:pPr>
      <w:del w:id="26" w:author="w.huck" w:date="2021-12-07T15:37:00Z">
        <w:r w:rsidDel="00AC1664">
          <w:delText xml:space="preserve">In this publication, we show that our Bayesian approach to enzymatic networks is relevant on the many different levels of the design and construction of ERN’s, from the numerical estimation of a single kinetic parameter, to combining many experimental datasets from multiple experimental conditions and network topologies simultaneously. Additionally, we use this approach to determine the most likely reaction mechanism given all data that has been collected. </w:delText>
        </w:r>
      </w:del>
    </w:p>
    <w:p w14:paraId="745A2857" w14:textId="77777777" w:rsidR="00950B64" w:rsidRDefault="00DA0C1B" w:rsidP="00B261EC">
      <w:pPr>
        <w:pStyle w:val="BodyText"/>
        <w:jc w:val="both"/>
        <w:pPrChange w:id="27" w:author="w.huck" w:date="2021-12-07T15:37:00Z">
          <w:pPr>
            <w:pStyle w:val="Heading1"/>
          </w:pPr>
        </w:pPrChange>
      </w:pPr>
      <w:bookmarkStart w:id="28" w:name="background"/>
      <w:bookmarkEnd w:id="12"/>
      <w:r>
        <w:t>Background</w:t>
      </w:r>
    </w:p>
    <w:p w14:paraId="41CA7F73" w14:textId="77777777" w:rsidR="00464FC8" w:rsidRDefault="00464FC8" w:rsidP="00464FC8">
      <w:pPr>
        <w:pStyle w:val="Heading1"/>
        <w:rPr>
          <w:ins w:id="29" w:author="w.huck" w:date="2021-12-07T15:54:00Z"/>
        </w:rPr>
        <w:pPrChange w:id="30" w:author="w.huck" w:date="2021-12-07T15:54:00Z">
          <w:pPr>
            <w:pStyle w:val="Heading1"/>
            <w:jc w:val="both"/>
          </w:pPr>
        </w:pPrChange>
      </w:pPr>
      <w:bookmarkStart w:id="31" w:name="inference-of-kinetic-parameters-in-flow"/>
      <w:ins w:id="32" w:author="w.huck" w:date="2021-12-07T15:54:00Z">
        <w:r>
          <w:lastRenderedPageBreak/>
          <w:t>Results &amp; Discussion</w:t>
        </w:r>
      </w:ins>
    </w:p>
    <w:p w14:paraId="108843B5" w14:textId="77777777" w:rsidR="00950B64" w:rsidRDefault="00DA0C1B" w:rsidP="00B261EC">
      <w:pPr>
        <w:pStyle w:val="Heading2"/>
        <w:jc w:val="both"/>
      </w:pPr>
      <w:r>
        <w:t>Inference of kinetic parameters in flow</w:t>
      </w:r>
    </w:p>
    <w:p w14:paraId="569A43EE" w14:textId="77777777" w:rsidR="00950B64" w:rsidRDefault="00DA0C1B" w:rsidP="00B261EC">
      <w:pPr>
        <w:jc w:val="both"/>
      </w:pPr>
      <w:bookmarkStart w:id="33" w:name="fig:setup"/>
      <w:r>
        <w:rPr>
          <w:noProof/>
        </w:rPr>
        <w:drawing>
          <wp:inline distT="0" distB="0" distL="0" distR="0" wp14:anchorId="594DA9FA" wp14:editId="137ED4AF">
            <wp:extent cx="5943600" cy="4203827"/>
            <wp:effectExtent l="0" t="0" r="0" b="0"/>
            <wp:docPr id="23" name="Picture" descr="Figure 1: Experimental setup A, Reactors are used to create enzymatic networks with compartmentalized beads and substrates that can flow in and out. B, Reactor output of R-AMC cleavage by Trypsin, measuring the fluorescent signal of the product AMC. Substrate input concentration is changed multiple times, and measurements are taken at steady-state (indicated in gray). C, Steady-state output concentrations plotted against substrate input concentration. A least-squares fit (red dashed line) is obtained from a flow-modified Michaelis-Menten equation, resulting in parameter estimates k_{cat} = 102.6 \pm 4.3 and K_M = 121.7 \pm 14.4. D, Bayesian fit of the steady-state output concentrations, including mean posterior predictions (black dashed line) and 95% confidence interval (light purple). E, Parameter correlations (purple) automatically obtained from the posterior sampling distributions, and corresponding least-squares estimates and error bars (red) without correlation. F, Bayesian probability-distributions of the kinetic parameters k_{cat}, K_M with corresponding least-squares estimates (red dashed lines), and noise estimate \sigma."/>
            <wp:cNvGraphicFramePr/>
            <a:graphic xmlns:a="http://schemas.openxmlformats.org/drawingml/2006/main">
              <a:graphicData uri="http://schemas.openxmlformats.org/drawingml/2006/picture">
                <pic:pic xmlns:pic="http://schemas.openxmlformats.org/drawingml/2006/picture">
                  <pic:nvPicPr>
                    <pic:cNvPr id="24" name="Picture" descr="figures/fig_setup.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4203827"/>
                    </a:xfrm>
                    <a:prstGeom prst="rect">
                      <a:avLst/>
                    </a:prstGeom>
                    <a:noFill/>
                    <a:ln w="9525">
                      <a:noFill/>
                      <a:headEnd/>
                      <a:tailEnd/>
                    </a:ln>
                  </pic:spPr>
                </pic:pic>
              </a:graphicData>
            </a:graphic>
          </wp:inline>
        </w:drawing>
      </w:r>
      <w:bookmarkEnd w:id="33"/>
    </w:p>
    <w:p w14:paraId="772CDEBE" w14:textId="77777777" w:rsidR="00950B64" w:rsidRDefault="00DA0C1B" w:rsidP="00B261EC">
      <w:pPr>
        <w:pStyle w:val="ImageCaption"/>
      </w:pPr>
      <w:r>
        <w:t xml:space="preserve">Figure 1: </w:t>
      </w:r>
      <w:commentRangeStart w:id="34"/>
      <w:r>
        <w:rPr>
          <w:b/>
          <w:bCs/>
        </w:rPr>
        <w:t>Experimental setup</w:t>
      </w:r>
      <w:r>
        <w:t xml:space="preserve"> </w:t>
      </w:r>
      <w:commentRangeEnd w:id="34"/>
      <w:r>
        <w:rPr>
          <w:rStyle w:val="CommentReference"/>
          <w:i w:val="0"/>
        </w:rPr>
        <w:commentReference w:id="34"/>
      </w:r>
      <w:r>
        <w:rPr>
          <w:b/>
          <w:bCs/>
        </w:rPr>
        <w:t>A,</w:t>
      </w:r>
      <w:r>
        <w:t xml:space="preserve"> Reactors are used to create enzymatic networks with compartmentalized beads and substrates that can flow in and out. </w:t>
      </w:r>
      <w:r>
        <w:rPr>
          <w:b/>
          <w:bCs/>
        </w:rPr>
        <w:t>B,</w:t>
      </w:r>
      <w:r>
        <w:t xml:space="preserve"> Reactor output of R-AMC cleavage by Trypsin, measuring the fluorescent signal of the product AMC. Substrate input concentration is changed multiple times, and measurements are taken at steady-state (indicated in gray). </w:t>
      </w:r>
      <w:r>
        <w:rPr>
          <w:b/>
          <w:bCs/>
        </w:rPr>
        <w:t>C,</w:t>
      </w:r>
      <w:r>
        <w:t xml:space="preserve"> Steady-state output concentrations plotted against substrate input concentration. A least-squares fit (red dashed line) is obtained from a flow-modified Michaelis-Menten equation, resulting in parameter estimates </w:t>
      </w:r>
      <m:oMath>
        <m:sSub>
          <m:sSubPr>
            <m:ctrlPr>
              <w:rPr>
                <w:rFonts w:ascii="Cambria Math" w:hAnsi="Cambria Math"/>
              </w:rPr>
            </m:ctrlPr>
          </m:sSubPr>
          <m:e>
            <m:r>
              <w:rPr>
                <w:rFonts w:ascii="Cambria Math" w:hAnsi="Cambria Math"/>
              </w:rPr>
              <m:t>k</m:t>
            </m:r>
          </m:e>
          <m:sub>
            <m:r>
              <w:rPr>
                <w:rFonts w:ascii="Cambria Math" w:hAnsi="Cambria Math"/>
              </w:rPr>
              <m:t>cat</m:t>
            </m:r>
          </m:sub>
        </m:sSub>
        <m:r>
          <w:rPr>
            <w:rFonts w:ascii="Cambria Math" w:hAnsi="Cambria Math"/>
          </w:rPr>
          <m:t>=102.6±4.3</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=121.7±14.4</m:t>
        </m:r>
      </m:oMath>
      <w:r>
        <w:t xml:space="preserve">. </w:t>
      </w:r>
      <w:r>
        <w:rPr>
          <w:b/>
          <w:bCs/>
        </w:rPr>
        <w:t>D,</w:t>
      </w:r>
      <w:r>
        <w:t xml:space="preserve"> Bayesian fit of the steady-state output concentrations, including mean posterior predictions (black dashed line) and 95% confidence interval (light purple). </w:t>
      </w:r>
      <w:r>
        <w:rPr>
          <w:b/>
          <w:bCs/>
        </w:rPr>
        <w:t>E,</w:t>
      </w:r>
      <w:r>
        <w:t xml:space="preserve"> Parameter correlations (purple) automatically obtained from the posterior sampling distributions, and corresponding least-squares estimates and error bars (red) without correlation. </w:t>
      </w:r>
      <w:r>
        <w:rPr>
          <w:b/>
          <w:bCs/>
        </w:rPr>
        <w:t>F,</w:t>
      </w:r>
      <w:r>
        <w:t xml:space="preserve"> Bayesian probability-distributions of the kinetic parameters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with corresponding least-squares estimates (red dashed lines), and noise estimate </w:t>
      </w:r>
      <m:oMath>
        <m:r>
          <w:rPr>
            <w:rFonts w:ascii="Cambria Math" w:hAnsi="Cambria Math"/>
          </w:rPr>
          <m:t>σ</m:t>
        </m:r>
      </m:oMath>
      <w:r>
        <w:t>.</w:t>
      </w:r>
    </w:p>
    <w:p w14:paraId="0F6A24B3" w14:textId="77777777" w:rsidR="00950B64" w:rsidRDefault="00DA0C1B" w:rsidP="00B261EC">
      <w:pPr>
        <w:pStyle w:val="BodyText"/>
        <w:jc w:val="both"/>
      </w:pPr>
      <w:r>
        <w:t>All experiments are performed in a microfluidic setup</w:t>
      </w:r>
      <w:commentRangeStart w:id="35"/>
      <w:r>
        <w:t xml:space="preserve">, </w:t>
      </w:r>
      <w:commentRangeEnd w:id="35"/>
      <w:r w:rsidR="00B261EC">
        <w:rPr>
          <w:rStyle w:val="CommentReference"/>
        </w:rPr>
        <w:commentReference w:id="35"/>
      </w:r>
      <w:r>
        <w:t>with the relevant enzymes encapsulated in beads and compartmentalized in a Continuously Stirred Tank Reactor (CSTR), while relevant substrates, inhibitors, and buffer are flown in via syringes attached to a pump setup, as shown in figure 1A-B</w:t>
      </w:r>
      <w:ins w:id="36" w:author="w.huck" w:date="2021-12-07T15:46:00Z">
        <w:r w:rsidR="00B261EC" w:rsidRPr="00B261EC">
          <w:t xml:space="preserve"> </w:t>
        </w:r>
        <w:r w:rsidR="00B261EC">
          <w:t xml:space="preserve">and described in more detail </w:t>
        </w:r>
        <w:r w:rsidR="00B261EC" w:rsidRPr="00B261EC">
          <w:rPr>
            <w:highlight w:val="yellow"/>
            <w:rPrChange w:id="37" w:author="w.huck" w:date="2021-12-07T15:47:00Z">
              <w:rPr/>
            </w:rPrChange>
          </w:rPr>
          <w:t>in ref xx</w:t>
        </w:r>
      </w:ins>
      <w:r>
        <w:t xml:space="preserve">. We generally assume that the enzymatic reactions </w:t>
      </w:r>
      <w:r>
        <w:lastRenderedPageBreak/>
        <w:t>behave according to a Michaelis-Menten-like mechanism, although other mechanisms might also be considered, and add flow-dependent terms to model the dynamics of the flow reactor. Inclusion of these flow-terms yields the following system of Ordinary Differential Equations (ODEs) for a single-substrate single-product reaction:</w:t>
      </w:r>
    </w:p>
    <w:p w14:paraId="760E9C4C" w14:textId="77777777" w:rsidR="00950B64" w:rsidRDefault="00DA0C1B" w:rsidP="00B261EC">
      <w:pPr>
        <w:pStyle w:val="BodyText"/>
        <w:jc w:val="both"/>
      </w:pPr>
      <m:oMathPara>
        <m:oMathParaPr>
          <m:jc m:val="center"/>
        </m:oMathParaPr>
        <m:oMath>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P</m:t>
                  </m:r>
                </m:e>
              </m:d>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max</m:t>
                  </m:r>
                </m:sub>
              </m:sSub>
              <m:d>
                <m:dPr>
                  <m:begChr m:val="["/>
                  <m:endChr m:val="]"/>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d>
            <m:dPr>
              <m:begChr m:val="["/>
              <m:endChr m:val="]"/>
              <m:ctrlPr>
                <w:rPr>
                  <w:rFonts w:ascii="Cambria Math" w:hAnsi="Cambria Math"/>
                </w:rPr>
              </m:ctrlPr>
            </m:dPr>
            <m:e>
              <m:r>
                <w:rPr>
                  <w:rFonts w:ascii="Cambria Math" w:hAnsi="Cambria Math"/>
                </w:rPr>
                <m:t>P</m:t>
              </m:r>
            </m:e>
          </m:d>
        </m:oMath>
      </m:oMathPara>
    </w:p>
    <w:p w14:paraId="298F156F" w14:textId="77777777" w:rsidR="00950B64" w:rsidRDefault="00DA0C1B" w:rsidP="00B261EC">
      <w:pPr>
        <w:pStyle w:val="FirstParagraph"/>
        <w:jc w:val="both"/>
      </w:pPr>
      <m:oMathPara>
        <m:oMathParaPr>
          <m:jc m:val="center"/>
        </m:oMathParaPr>
        <m:oMath>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S</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d>
                <m:dPr>
                  <m:begChr m:val="["/>
                  <m:endChr m:val="]"/>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oMath>
      </m:oMathPara>
    </w:p>
    <w:p w14:paraId="713606AF" w14:textId="77777777" w:rsidR="00950B64" w:rsidRDefault="00DA0C1B" w:rsidP="00B261EC">
      <w:pPr>
        <w:pStyle w:val="FirstParagraph"/>
        <w:jc w:val="both"/>
      </w:pPr>
      <w:r>
        <w:t xml:space="preserve">Where </w:t>
      </w:r>
      <m:oMath>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cat</m:t>
            </m:r>
          </m:sub>
        </m:sSub>
        <m:d>
          <m:dPr>
            <m:begChr m:val="["/>
            <m:endChr m:val="]"/>
            <m:ctrlPr>
              <w:rPr>
                <w:rFonts w:ascii="Cambria Math" w:hAnsi="Cambria Math"/>
              </w:rPr>
            </m:ctrlPr>
          </m:dPr>
          <m:e>
            <m:r>
              <w:rPr>
                <w:rFonts w:ascii="Cambria Math" w:hAnsi="Cambria Math"/>
              </w:rPr>
              <m:t>E</m:t>
            </m:r>
          </m:e>
        </m:d>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are the kinetic parameters that generally need to be estimated, and where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oMath>
      <w:r>
        <w:t xml:space="preserve"> is the effective substrate concentration flown into the reactor, and </w:t>
      </w:r>
      <m:oMath>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flowrate </m:t>
            </m:r>
            <m:d>
              <m:dPr>
                <m:ctrlPr>
                  <w:rPr>
                    <w:rFonts w:ascii="Cambria Math" w:hAnsi="Cambria Math"/>
                  </w:rPr>
                </m:ctrlPr>
              </m:dPr>
              <m:e>
                <m:f>
                  <m:fPr>
                    <m:ctrlPr>
                      <w:rPr>
                        <w:rFonts w:ascii="Cambria Math" w:hAnsi="Cambria Math"/>
                      </w:rPr>
                    </m:ctrlPr>
                  </m:fPr>
                  <m:num>
                    <m:r>
                      <w:rPr>
                        <w:rFonts w:ascii="Cambria Math" w:hAnsi="Cambria Math"/>
                      </w:rPr>
                      <m:t>μL</m:t>
                    </m:r>
                  </m:num>
                  <m:den>
                    <m:r>
                      <w:rPr>
                        <w:rFonts w:ascii="Cambria Math" w:hAnsi="Cambria Math"/>
                      </w:rPr>
                      <m:t>min</m:t>
                    </m:r>
                  </m:den>
                </m:f>
              </m:e>
            </m:d>
          </m:num>
          <m:den>
            <m:r>
              <w:rPr>
                <w:rFonts w:ascii="Cambria Math" w:hAnsi="Cambria Math"/>
              </w:rPr>
              <m:t>reactor volume</m:t>
            </m:r>
            <m:d>
              <m:dPr>
                <m:ctrlPr>
                  <w:rPr>
                    <w:rFonts w:ascii="Cambria Math" w:hAnsi="Cambria Math"/>
                  </w:rPr>
                </m:ctrlPr>
              </m:dPr>
              <m:e>
                <m:r>
                  <w:rPr>
                    <w:rFonts w:ascii="Cambria Math" w:hAnsi="Cambria Math"/>
                  </w:rPr>
                  <m:t>μL</m:t>
                </m:r>
              </m:e>
            </m:d>
          </m:den>
        </m:f>
      </m:oMath>
      <w:r>
        <w:t xml:space="preserve"> the flow-constant. Measurements of the product-concentration are performed when the system has reached steady-state conditions (</w:t>
      </w:r>
      <m:oMath>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P</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S</m:t>
                </m:r>
              </m:e>
            </m:d>
          </m:num>
          <m:den>
            <m:r>
              <w:rPr>
                <w:rFonts w:ascii="Cambria Math" w:hAnsi="Cambria Math"/>
              </w:rPr>
              <m:t>dt</m:t>
            </m:r>
          </m:den>
        </m:f>
        <m:r>
          <m:rPr>
            <m:sty m:val="p"/>
          </m:rPr>
          <w:rPr>
            <w:rFonts w:ascii="Cambria Math" w:hAnsi="Cambria Math"/>
          </w:rPr>
          <m:t>=</m:t>
        </m:r>
        <m:r>
          <w:rPr>
            <w:rFonts w:ascii="Cambria Math" w:hAnsi="Cambria Math"/>
          </w:rPr>
          <m:t>0</m:t>
        </m:r>
      </m:oMath>
      <w:r>
        <w:t xml:space="preserve">). This is shown in figure 1B for the cleavage of Cbz-Arg-7-amino-4-methylcoumarin (R-AMC) by Trypsin PEBs, for different substrate input concentrations.  Kinetic parameter estimates for these types of systems are often obtained via a standard linear-regression approach, performing for example a least-squares fit (figure 1C), resulting in a specific set of values and error estimates. </w:t>
      </w:r>
    </w:p>
    <w:p w14:paraId="40AB4CBA" w14:textId="77777777" w:rsidR="00950B64" w:rsidRDefault="00DA0C1B" w:rsidP="00B261EC">
      <w:pPr>
        <w:pStyle w:val="Heading3"/>
        <w:jc w:val="both"/>
      </w:pPr>
      <w:bookmarkStart w:id="38" w:name="the-bayesian-approach"/>
      <w:r>
        <w:t>The Bayesian approach</w:t>
      </w:r>
    </w:p>
    <w:p w14:paraId="06AB5DCE" w14:textId="77777777" w:rsidR="00950B64" w:rsidRDefault="00DA0C1B" w:rsidP="00B261EC">
      <w:pPr>
        <w:pStyle w:val="FirstParagraph"/>
        <w:jc w:val="both"/>
      </w:pPr>
      <w:r>
        <w:t>In a Bayesian approach, the probability distributions for parameters of interest are obtained by application of Bayes’ theorem</w:t>
      </w:r>
    </w:p>
    <w:p w14:paraId="773A6054" w14:textId="77777777" w:rsidR="00950B64" w:rsidRDefault="00DA0C1B" w:rsidP="00B261EC">
      <w:pPr>
        <w:pStyle w:val="BodyText"/>
        <w:jc w:val="bot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θ</m:t>
              </m:r>
            </m:e>
          </m:d>
        </m:oMath>
      </m:oMathPara>
    </w:p>
    <w:p w14:paraId="158E7513" w14:textId="77777777" w:rsidR="00950B64" w:rsidRDefault="00DA0C1B" w:rsidP="00B261EC">
      <w:pPr>
        <w:pStyle w:val="FirstParagraph"/>
        <w:jc w:val="both"/>
      </w:pPr>
      <w:r>
        <w:t xml:space="preserve">which relates the posterior probability </w:t>
      </w:r>
      <m:oMath>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y</m:t>
            </m:r>
          </m:e>
        </m:d>
      </m:oMath>
      <w:r>
        <w:t xml:space="preserve"> of a specific parameter value </w:t>
      </w:r>
      <m:oMath>
        <m:r>
          <w:rPr>
            <w:rFonts w:ascii="Cambria Math" w:hAnsi="Cambria Math"/>
          </w:rPr>
          <m:t>θ</m:t>
        </m:r>
      </m:oMath>
      <w:r>
        <w:t xml:space="preserve"> given the data </w:t>
      </w:r>
      <m:oMath>
        <m:r>
          <w:rPr>
            <w:rFonts w:ascii="Cambria Math" w:hAnsi="Cambria Math"/>
          </w:rPr>
          <m:t>y</m:t>
        </m:r>
      </m:oMath>
      <w:r>
        <w:t xml:space="preserve"> observed during an experiment, to the likelihood </w:t>
      </w: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θ</m:t>
            </m:r>
          </m:e>
        </m:d>
      </m:oMath>
      <w:r>
        <w:t xml:space="preserve"> of observing that specific data given the parameter value, and any previously available information of the parameter, the prior </w:t>
      </w:r>
      <m:oMath>
        <m:r>
          <w:rPr>
            <w:rFonts w:ascii="Cambria Math" w:hAnsi="Cambria Math"/>
          </w:rPr>
          <m:t>P</m:t>
        </m:r>
        <m:d>
          <m:dPr>
            <m:ctrlPr>
              <w:rPr>
                <w:rFonts w:ascii="Cambria Math" w:hAnsi="Cambria Math"/>
              </w:rPr>
            </m:ctrlPr>
          </m:dPr>
          <m:e>
            <m:r>
              <w:rPr>
                <w:rFonts w:ascii="Cambria Math" w:hAnsi="Cambria Math"/>
              </w:rPr>
              <m:t>θ</m:t>
            </m:r>
          </m:e>
        </m:d>
      </m:oMath>
      <w:r>
        <w:t xml:space="preserve">. In the case of a steady-state enzymatic network, the observed data </w:t>
      </w:r>
      <m:oMath>
        <m:r>
          <w:rPr>
            <w:rFonts w:ascii="Cambria Math" w:hAnsi="Cambria Math"/>
          </w:rPr>
          <m:t>y</m:t>
        </m:r>
      </m:oMath>
      <w:r>
        <w:t xml:space="preserve"> is given simply by the set of observed steady-state concentrations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oMath>
      <w:r>
        <w:t xml:space="preserve"> at specific experimental conditions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f</m:t>
            </m:r>
          </m:sub>
        </m:sSub>
      </m:oMath>
      <w:r>
        <w:t xml:space="preserve">, while the parameter </w:t>
      </w:r>
      <m:oMath>
        <m:r>
          <w:rPr>
            <w:rFonts w:ascii="Cambria Math" w:hAnsi="Cambria Math"/>
          </w:rPr>
          <m:t>θ</m:t>
        </m:r>
      </m:oMath>
      <w:r>
        <w:t xml:space="preserve"> can be any of the kinetic parameters that is unknown, such as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or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We employ Hamiltonian Monte Carlo (HMC) sampling techniques to obtain correlated probability distributions for the value of every kinetic parameter of interest. The resulting fit and parameter estimates are shown in figure 1D-F. Because the data we collect is inherently noisy, we assume that the </w:t>
      </w:r>
      <w:r>
        <w:lastRenderedPageBreak/>
        <w:t xml:space="preserve">concentrations we observe are part of a normal distribution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obs</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r>
              <w:rPr>
                <w:rFonts w:ascii="Cambria Math" w:hAnsi="Cambria Math"/>
              </w:rPr>
              <m:t>σ</m:t>
            </m:r>
          </m:e>
        </m:d>
      </m:oMath>
      <w:r>
        <w:t xml:space="preserve"> with a mean equal to the true steady-state concentration and an unknown standard-deviation </w:t>
      </w:r>
      <m:oMath>
        <m:r>
          <w:rPr>
            <w:rFonts w:ascii="Cambria Math" w:hAnsi="Cambria Math"/>
          </w:rPr>
          <m:t>σ</m:t>
        </m:r>
      </m:oMath>
      <w:r>
        <w:t>. This assumption allows us to write down the form of the likelihood:</w:t>
      </w:r>
    </w:p>
    <w:p w14:paraId="152E0570" w14:textId="77777777" w:rsidR="00950B64" w:rsidRDefault="00DA0C1B" w:rsidP="00B261EC">
      <w:pPr>
        <w:pStyle w:val="BodyText"/>
        <w:jc w:val="bot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θ</m:t>
              </m:r>
            </m:e>
          </m:d>
          <m:r>
            <m:rPr>
              <m:scr m:val="script"/>
              <m:sty m:val="p"/>
            </m:rP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e>
          </m:d>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r>
                <w:rPr>
                  <w:rFonts w:ascii="Cambria Math" w:hAnsi="Cambria Math"/>
                </w:rPr>
                <m:t>σ</m:t>
              </m:r>
            </m:e>
          </m:d>
        </m:oMath>
      </m:oMathPara>
    </w:p>
    <w:p w14:paraId="2193619F" w14:textId="77777777" w:rsidR="00950B64" w:rsidRDefault="00DA0C1B" w:rsidP="00B261EC">
      <w:pPr>
        <w:pStyle w:val="FirstParagraph"/>
        <w:jc w:val="both"/>
      </w:pPr>
      <w:r>
        <w:t xml:space="preserve">where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e>
        </m:d>
      </m:oMath>
      <w:r>
        <w:t xml:space="preserve"> is a function of the kinetic parameters and the experimental conditions. The likelihood incorporates most sources of noise, such as the intrinsic fluctuations of product concentration at steady-state and noise from the used measurement technique, inside the noise-term </w:t>
      </w:r>
      <m:oMath>
        <m:r>
          <w:rPr>
            <w:rFonts w:ascii="Cambria Math" w:hAnsi="Cambria Math"/>
          </w:rPr>
          <m:t>σ</m:t>
        </m:r>
      </m:oMath>
      <w:r>
        <w:t xml:space="preserve">. This parameter is then inferred simultaneously with the kinetic parameters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allowing us to directly estimate the noise in our observations as well. Any other sources of uncertainty, such as inconclusive data, or a wrong assumed reaction-mechanism, are implicitly encoded into the posterior probability distributions of the kinetic parameters.</w:t>
      </w:r>
    </w:p>
    <w:p w14:paraId="2E14D2A0" w14:textId="77777777" w:rsidR="00950B64" w:rsidDel="00464FC8" w:rsidRDefault="00DA0C1B" w:rsidP="00B261EC">
      <w:pPr>
        <w:pStyle w:val="Heading1"/>
        <w:rPr>
          <w:del w:id="39" w:author="w.huck" w:date="2021-12-07T15:54:00Z"/>
        </w:rPr>
      </w:pPr>
      <w:bookmarkStart w:id="40" w:name="results-discussion"/>
      <w:bookmarkEnd w:id="28"/>
      <w:bookmarkEnd w:id="31"/>
      <w:bookmarkEnd w:id="38"/>
      <w:del w:id="41" w:author="w.huck" w:date="2021-12-07T15:54:00Z">
        <w:r w:rsidDel="00464FC8">
          <w:delText>Results &amp; Discussion</w:delText>
        </w:r>
      </w:del>
    </w:p>
    <w:p w14:paraId="6FE11100" w14:textId="77777777" w:rsidR="00950B64" w:rsidRDefault="00DA0C1B" w:rsidP="00B261EC">
      <w:pPr>
        <w:pStyle w:val="Heading2"/>
        <w:jc w:val="both"/>
      </w:pPr>
      <w:bookmarkStart w:id="42" w:name="X1da3c19d7083f84a8fc87ca0813b37788a8003e"/>
      <w:r>
        <w:t>Obtaining improved accuracy from correlated parameter estimates</w:t>
      </w:r>
    </w:p>
    <w:p w14:paraId="285614C7" w14:textId="77777777" w:rsidR="00950B64" w:rsidRDefault="00DA0C1B" w:rsidP="00B261EC">
      <w:pPr>
        <w:jc w:val="both"/>
      </w:pPr>
      <w:bookmarkStart w:id="43" w:name="fig:correlations"/>
      <w:r>
        <w:rPr>
          <w:noProof/>
        </w:rPr>
        <w:drawing>
          <wp:inline distT="0" distB="0" distL="0" distR="0" wp14:anchorId="03B1F088" wp14:editId="5C65324C">
            <wp:extent cx="5943600" cy="3151004"/>
            <wp:effectExtent l="0" t="0" r="0" b="0"/>
            <wp:docPr id="31" name="Picture" descr="Figure 2: Improving parameter estimates by exploiting correlations A, Steady-state concentrations of R-AMC cleavage by Trypsin, with and without inhibitor (AAA-AMC). B, Posterior parameter estimates obtained from the data without inhibitor present (blue) and with inhibitor present (red). Combining both datasets in one model yields more precise posterior estimates (dashed, purple) C, Posterior correlation plots of k_{cat} and K_I from the data without inhibitor present (blue, left), showing no correlation, and with inhibitor present (red, right), showing high nonlinear correlation. D, Combining data from both experiments yields a new posterior distribution (purple) that exactly corresponds to the intersection from the two experiments separately. E, Comparison of posterior K_I estimates from the individual datasets (blue, red) to the estimate obtained from the combined dataset (purple)."/>
            <wp:cNvGraphicFramePr/>
            <a:graphic xmlns:a="http://schemas.openxmlformats.org/drawingml/2006/main">
              <a:graphicData uri="http://schemas.openxmlformats.org/drawingml/2006/picture">
                <pic:pic xmlns:pic="http://schemas.openxmlformats.org/drawingml/2006/picture">
                  <pic:nvPicPr>
                    <pic:cNvPr id="32" name="Picture" descr="figures/fig_correlations.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3151004"/>
                    </a:xfrm>
                    <a:prstGeom prst="rect">
                      <a:avLst/>
                    </a:prstGeom>
                    <a:noFill/>
                    <a:ln w="9525">
                      <a:noFill/>
                      <a:headEnd/>
                      <a:tailEnd/>
                    </a:ln>
                  </pic:spPr>
                </pic:pic>
              </a:graphicData>
            </a:graphic>
          </wp:inline>
        </w:drawing>
      </w:r>
      <w:bookmarkEnd w:id="43"/>
    </w:p>
    <w:p w14:paraId="0967DFCD" w14:textId="77777777" w:rsidR="00950B64" w:rsidRDefault="00DA0C1B" w:rsidP="00B261EC">
      <w:pPr>
        <w:pStyle w:val="ImageCaption"/>
      </w:pPr>
      <w:r>
        <w:t xml:space="preserve">Figure 2: </w:t>
      </w:r>
      <w:r>
        <w:rPr>
          <w:b/>
          <w:bCs/>
        </w:rPr>
        <w:t>Improving parameter estimates by exploiting correlations</w:t>
      </w:r>
      <w:r>
        <w:t xml:space="preserve"> </w:t>
      </w:r>
      <w:r>
        <w:rPr>
          <w:b/>
          <w:bCs/>
        </w:rPr>
        <w:t>A,</w:t>
      </w:r>
      <w:r>
        <w:t xml:space="preserve"> Steady-state concentrations of R-AMC cleavage by Trypsin, with and without inhibitor (AAA-AMC). </w:t>
      </w:r>
      <w:r>
        <w:rPr>
          <w:b/>
          <w:bCs/>
        </w:rPr>
        <w:t>B,</w:t>
      </w:r>
      <w:r>
        <w:t xml:space="preserve"> Posterior parameter estimates obtained from the data without inhibitor present (blue) and with inhibitor present (red). Combining both datasets in one model yields more precise posterior estimates (dashed, purple) </w:t>
      </w:r>
      <w:r>
        <w:rPr>
          <w:b/>
          <w:bCs/>
        </w:rPr>
        <w:t>C,</w:t>
      </w:r>
      <w:r>
        <w:t xml:space="preserve"> Posterior correlation plots of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from the data without inhibitor present (blue, left), showing no correlation, and with inhibitor present (red, right), showing high nonlinear correlation. </w:t>
      </w:r>
      <w:r>
        <w:rPr>
          <w:b/>
          <w:bCs/>
        </w:rPr>
        <w:t>D,</w:t>
      </w:r>
      <w:r>
        <w:t xml:space="preserve"> Combining data from both experiments yields a new posterior distribution (purple) that exactly corresponds to the intersection from the two experiments separately. </w:t>
      </w:r>
      <w:r>
        <w:rPr>
          <w:b/>
          <w:bCs/>
        </w:rPr>
        <w:t>E,</w:t>
      </w:r>
      <w:r>
        <w:t xml:space="preserve"> Comparison of posterior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estimates from the individual datasets (blue, red) to the estimate obtained from the combined dataset (purple).</w:t>
      </w:r>
    </w:p>
    <w:p w14:paraId="71017637" w14:textId="77777777" w:rsidR="00950B64" w:rsidRDefault="00DA0C1B" w:rsidP="00B261EC">
      <w:pPr>
        <w:pStyle w:val="BodyText"/>
        <w:jc w:val="both"/>
      </w:pPr>
      <w:r>
        <w:lastRenderedPageBreak/>
        <w:t>We first show the relevancy of our Bayesian approach by estimating the kinetic parameters of Trypsin PEBs cleaving a substrate (</w:t>
      </w:r>
      <w:commentRangeStart w:id="44"/>
      <w:r>
        <w:t>R-AMC</w:t>
      </w:r>
      <w:commentRangeEnd w:id="44"/>
      <w:r>
        <w:rPr>
          <w:rStyle w:val="CommentReference"/>
        </w:rPr>
        <w:commentReference w:id="44"/>
      </w:r>
      <w:r>
        <w:t>) while in the presence of an inhibitor (AAA-AMC), shown in figure 2. Two experiments were performed, one where the inhibitor was absent and one where the inhibitor was present (figure 2A). Both of these experiments on their own did not yield enough information to obtain conclusive estimates of all kinetic parameters involved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as shown in figure 2B. Clearly, from the experiment without inhibitor relatively precise estimates can be obtained on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but no information is obtained on the value of the inhibition constant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Thus, our posterior estimate of the inhibition constant is equivalent to our prior estimate (a uniform distribution between </w:t>
      </w:r>
      <m:oMath>
        <m:r>
          <w:rPr>
            <w:rFonts w:ascii="Cambria Math" w:hAnsi="Cambria Math"/>
          </w:rPr>
          <m:t>1</m:t>
        </m:r>
      </m:oMath>
      <w:r>
        <w:t xml:space="preserve"> and </w:t>
      </w:r>
      <m:oMath>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w:t>
      </w:r>
      <m:oMath>
        <m:r>
          <w:rPr>
            <w:rFonts w:ascii="Cambria Math" w:hAnsi="Cambria Math"/>
          </w:rPr>
          <m:t>μM</m:t>
        </m:r>
      </m:oMath>
      <w:r>
        <w:t>). In contrast, from the experiment with inhibitor present, a posterior estimate for the inhibition constant can be obtained, albeit not a precise one. Additionally, from this experiment alone, the posterior estimates for the other kinetic parameters are also uncertain.</w:t>
      </w:r>
    </w:p>
    <w:p w14:paraId="60210567" w14:textId="77777777" w:rsidR="00950B64" w:rsidRDefault="00DA0C1B" w:rsidP="00B261EC">
      <w:pPr>
        <w:pStyle w:val="BodyText"/>
        <w:jc w:val="both"/>
      </w:pPr>
      <w:r>
        <w:t xml:space="preserve">However, while the posterior estimates of the individual parameters remain uncertain, we do obtain additional information by analyzing the posterior correlations, shown in figure 2C. While the experiment without inhibitor does not show any correlation between the value of the estimated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values, the experiment with inhibitor present shows a nonlinear correlation between low estimated values of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high values of </w:t>
      </w:r>
      <m:oMath>
        <m:sSub>
          <m:sSubPr>
            <m:ctrlPr>
              <w:rPr>
                <w:rFonts w:ascii="Cambria Math" w:hAnsi="Cambria Math"/>
              </w:rPr>
            </m:ctrlPr>
          </m:sSubPr>
          <m:e>
            <m:r>
              <w:rPr>
                <w:rFonts w:ascii="Cambria Math" w:hAnsi="Cambria Math"/>
              </w:rPr>
              <m:t>K</m:t>
            </m:r>
          </m:e>
          <m:sub>
            <m:r>
              <w:rPr>
                <w:rFonts w:ascii="Cambria Math" w:hAnsi="Cambria Math"/>
              </w:rPr>
              <m:t>I</m:t>
            </m:r>
          </m:sub>
        </m:sSub>
      </m:oMath>
      <w:r>
        <w:t>, and vice versa.</w:t>
      </w:r>
    </w:p>
    <w:p w14:paraId="6DD93022" w14:textId="77777777" w:rsidR="00950B64" w:rsidRDefault="00DA0C1B" w:rsidP="00B261EC">
      <w:pPr>
        <w:pStyle w:val="BodyText"/>
        <w:jc w:val="both"/>
      </w:pPr>
      <w:r>
        <w:t>Combining data from both experiments in a single likelihood function allows us to combine the certainty of the parameter estimates present in the first experiment with the highly-correlated parameter estimates of the second experiment, to obtain a posterior distribution that is essentially an intersection of those obtained from the individual experiments (figure 2D). As expected, this allows us to obtain a much more precise estimate of the inhibitor constant, as shown in figure 2E. Moreover, this procedure yields improved estimates for every parameter in the system, not just the inhibition constant, which can be observed in figure 2B.</w:t>
      </w:r>
    </w:p>
    <w:p w14:paraId="401881E3" w14:textId="77777777" w:rsidR="00950B64" w:rsidRDefault="00DA0C1B" w:rsidP="00B261EC">
      <w:pPr>
        <w:pStyle w:val="BodyText"/>
        <w:jc w:val="both"/>
      </w:pPr>
      <w:r>
        <w:t xml:space="preserve">The Bayesian approach greatly simplifies the iterative addition of experimental data to update parameter estimates. For example, subsequent measurements of enzyme activity in the presence of an inhibitor will not only allow an estimation of the inhibition constant, but also retro-actively improves the estimates for the Michaelis constant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and the turnover number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w:t>
      </w:r>
    </w:p>
    <w:p w14:paraId="073BACEC" w14:textId="77777777" w:rsidR="00950B64" w:rsidRDefault="00DA0C1B" w:rsidP="00B261EC">
      <w:pPr>
        <w:pStyle w:val="Heading2"/>
        <w:jc w:val="both"/>
      </w:pPr>
      <w:bookmarkStart w:id="45" w:name="combining-diverse-experimental-datasets"/>
      <w:bookmarkEnd w:id="42"/>
      <w:r>
        <w:lastRenderedPageBreak/>
        <w:t>Combining diverse experimental datasets</w:t>
      </w:r>
    </w:p>
    <w:p w14:paraId="176589D7" w14:textId="77777777" w:rsidR="00950B64" w:rsidRDefault="00DA0C1B" w:rsidP="00B261EC">
      <w:pPr>
        <w:jc w:val="both"/>
      </w:pPr>
      <w:bookmarkStart w:id="46" w:name="fig:datafusion"/>
      <w:r>
        <w:rPr>
          <w:noProof/>
        </w:rPr>
        <w:drawing>
          <wp:inline distT="0" distB="0" distL="0" distR="0" wp14:anchorId="314783D9" wp14:editId="1F99E770">
            <wp:extent cx="5943600" cy="6309474"/>
            <wp:effectExtent l="0" t="0" r="0" b="0"/>
            <wp:docPr id="37" name="Picture" descr="Figure 3: Combining diverse experimental datasets A, Three different ERN topologies are used in different reactors, and at different experimental conditions (varying input concentrations and volume of PEBs). B, Plots showing all collected observations at different input concentrations of glucose (x-axis) and co-factor (color intensity). The observed species is topology-dependent. C, Schematic of the causal network relating the observation likelihoods \mathcal{L}_x to the inferable parameters, where likelihoods corresponding to either the GDH or HK topology only relate to a subset of the parameters. The combined GDH,HK likelihood relates to every kinetic parameter in the probabilistic model. D, Posterior parameter estimates obtained from the model combining all three (GDH, HK, GDH&amp;HK) observation likelihoods. For the GDH k_{cat}, two estimates are obtained because PEBs with two different enzyme concentrations were used in different experiments. E, Posterior experimental uncertainty estimates for the GDH-topology experiments (left, purple), HK-topology experiments (middle, green), and GDH&amp;HK-topology experiments (right, orange). Uncertainty estimates for individual experiments are indicated by color intensity."/>
            <wp:cNvGraphicFramePr/>
            <a:graphic xmlns:a="http://schemas.openxmlformats.org/drawingml/2006/main">
              <a:graphicData uri="http://schemas.openxmlformats.org/drawingml/2006/picture">
                <pic:pic xmlns:pic="http://schemas.openxmlformats.org/drawingml/2006/picture">
                  <pic:nvPicPr>
                    <pic:cNvPr id="38" name="Picture" descr="figures/fig_datafusion.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6309474"/>
                    </a:xfrm>
                    <a:prstGeom prst="rect">
                      <a:avLst/>
                    </a:prstGeom>
                    <a:noFill/>
                    <a:ln w="9525">
                      <a:noFill/>
                      <a:headEnd/>
                      <a:tailEnd/>
                    </a:ln>
                  </pic:spPr>
                </pic:pic>
              </a:graphicData>
            </a:graphic>
          </wp:inline>
        </w:drawing>
      </w:r>
      <w:bookmarkEnd w:id="46"/>
    </w:p>
    <w:p w14:paraId="2D65C81C" w14:textId="004A14ED" w:rsidR="00950B64" w:rsidRDefault="00DA0C1B" w:rsidP="00B261EC">
      <w:pPr>
        <w:pStyle w:val="ImageCaption"/>
      </w:pPr>
      <w:r>
        <w:t xml:space="preserve">Figure 3: </w:t>
      </w:r>
      <w:r>
        <w:rPr>
          <w:b/>
          <w:bCs/>
        </w:rPr>
        <w:t>Combining diverse experimental datasets</w:t>
      </w:r>
      <w:r>
        <w:t xml:space="preserve"> </w:t>
      </w:r>
      <w:r>
        <w:rPr>
          <w:b/>
          <w:bCs/>
        </w:rPr>
        <w:t>A,</w:t>
      </w:r>
      <w:r>
        <w:t xml:space="preserve"> Three different ERN topologies are used in different reactors, and at different experimental conditions (varying input concentrations and volume of PEBs). </w:t>
      </w:r>
      <w:r>
        <w:rPr>
          <w:b/>
          <w:bCs/>
        </w:rPr>
        <w:t>B,</w:t>
      </w:r>
      <w:r>
        <w:t xml:space="preserve"> Plots showing all collected observations at different input concentrations of glucose (x-axis) and co-factor (color intensity). The observed species is topology-dependent. </w:t>
      </w:r>
      <w:r>
        <w:rPr>
          <w:b/>
          <w:bCs/>
        </w:rPr>
        <w:t>C,</w:t>
      </w:r>
      <w:r>
        <w:t xml:space="preserve"> Schematic of the causal network relating the observation likelihoods </w:t>
      </w:r>
      <m:oMath>
        <m:sSub>
          <m:sSubPr>
            <m:ctrlPr>
              <w:rPr>
                <w:rFonts w:ascii="Cambria Math" w:hAnsi="Cambria Math"/>
              </w:rPr>
            </m:ctrlPr>
          </m:sSubPr>
          <m:e>
            <m:r>
              <m:rPr>
                <m:scr m:val="script"/>
              </m:rPr>
              <w:rPr>
                <w:rFonts w:ascii="Cambria Math" w:hAnsi="Cambria Math"/>
              </w:rPr>
              <m:t>L</m:t>
            </m:r>
          </m:e>
          <m:sub>
            <m:r>
              <w:rPr>
                <w:rFonts w:ascii="Cambria Math" w:hAnsi="Cambria Math"/>
              </w:rPr>
              <m:t>x</m:t>
            </m:r>
          </m:sub>
        </m:sSub>
      </m:oMath>
      <w:r>
        <w:t xml:space="preserve"> to the inferable parameters, where likelihoods corresponding to either the GDH or HK topology only relate to a subset of the parameters. The combined GDH,HK likelihood relates to every kinetic parameter in the probabilistic model. </w:t>
      </w:r>
      <w:r>
        <w:rPr>
          <w:b/>
          <w:bCs/>
        </w:rPr>
        <w:t>D,</w:t>
      </w:r>
      <w:r>
        <w:t xml:space="preserve"> Posterior parameter estimates obtained from the model combining all three (GDH, HK, GDH</w:t>
      </w:r>
      <w:ins w:id="47" w:author="w.huck" w:date="2021-12-07T16:04:00Z">
        <w:r w:rsidR="007733A6">
          <w:t>+</w:t>
        </w:r>
      </w:ins>
      <w:del w:id="48" w:author="w.huck" w:date="2021-12-07T16:04:00Z">
        <w:r w:rsidDel="007733A6">
          <w:delText>&amp;</w:delText>
        </w:r>
      </w:del>
      <w:r>
        <w:t xml:space="preserve">HK) observation likelihoods. For the GDH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two estimates are obtained because PEBs with two different enzyme concentrations were </w:t>
      </w:r>
      <w:r>
        <w:lastRenderedPageBreak/>
        <w:t xml:space="preserve">used in different experiments. </w:t>
      </w:r>
      <w:r>
        <w:rPr>
          <w:b/>
          <w:bCs/>
        </w:rPr>
        <w:t>E,</w:t>
      </w:r>
      <w:r>
        <w:t xml:space="preserve"> Posterior experimental uncertainty estimates for the GDH-topology experiments (left, purple), HK-topology experiments (middle, green), and GDH</w:t>
      </w:r>
      <w:del w:id="49" w:author="w.huck" w:date="2021-12-07T16:05:00Z">
        <w:r w:rsidDel="007733A6">
          <w:delText>&amp;</w:delText>
        </w:r>
      </w:del>
      <w:ins w:id="50" w:author="w.huck" w:date="2021-12-07T16:05:00Z">
        <w:r w:rsidR="007733A6">
          <w:t>+</w:t>
        </w:r>
      </w:ins>
      <w:r>
        <w:t xml:space="preserve">HK-topology experiments (right, orange). </w:t>
      </w:r>
      <w:commentRangeStart w:id="51"/>
      <w:r>
        <w:t>Uncertainty estimates for individual experiments are indicated by color intensity.</w:t>
      </w:r>
      <w:commentRangeEnd w:id="51"/>
      <w:r w:rsidR="007733A6">
        <w:rPr>
          <w:rStyle w:val="CommentReference"/>
          <w:i w:val="0"/>
        </w:rPr>
        <w:commentReference w:id="51"/>
      </w:r>
    </w:p>
    <w:p w14:paraId="34BAAD32" w14:textId="6A3F84F0" w:rsidR="00950B64" w:rsidRDefault="00DA0C1B" w:rsidP="00B261EC">
      <w:pPr>
        <w:pStyle w:val="BodyText"/>
        <w:jc w:val="both"/>
      </w:pPr>
      <w:r>
        <w:t>More complex ERN</w:t>
      </w:r>
      <w:del w:id="52" w:author="w.huck" w:date="2021-12-07T16:03:00Z">
        <w:r w:rsidDel="007733A6">
          <w:delText>’</w:delText>
        </w:r>
      </w:del>
      <w:r>
        <w:t>s introduce a number of additional challenges in modelling the system</w:t>
      </w:r>
      <w:ins w:id="53" w:author="w.huck" w:date="2021-12-07T16:03:00Z">
        <w:r w:rsidR="007733A6">
          <w:t>’</w:t>
        </w:r>
      </w:ins>
      <w:r>
        <w:t xml:space="preserve">s </w:t>
      </w:r>
      <w:proofErr w:type="spellStart"/>
      <w:r>
        <w:t>behaviour</w:t>
      </w:r>
      <w:proofErr w:type="spellEnd"/>
      <w:r>
        <w:t>. One of these challenges is combining data from a diverse range of experiments, both with variations in experimental conditions, and variations in network topologies due to the enzymes that are present. Additionally, for some experiments only partial data can be obtained, for example in the case where only substrates involved in a single reaction can be observed, while substrates from a different reaction remain undetected.</w:t>
      </w:r>
    </w:p>
    <w:p w14:paraId="78931487" w14:textId="77777777" w:rsidR="00950B64" w:rsidRDefault="00DA0C1B" w:rsidP="00B261EC">
      <w:pPr>
        <w:pStyle w:val="BodyText"/>
        <w:jc w:val="both"/>
      </w:pPr>
      <w:r>
        <w:t>In figure 3, we show how data obtained from these different types of experiments can be captured in a single probabilistic model. In figure 3A, we distinguish between 3 different network topologies, two with only a single type of enzyme PEB present, either glucose-dehydrogenase (GDH) or hexokinase (HK), and one where both enzymes PEB</w:t>
      </w:r>
      <w:del w:id="54" w:author="w.huck" w:date="2021-12-07T16:03:00Z">
        <w:r w:rsidDel="007733A6">
          <w:delText>’</w:delText>
        </w:r>
      </w:del>
      <w:r>
        <w:t>s are present simultaneously. For all three topologies, multiple experiments are performed at different conditions, such as different substrate input-concentrations and PEB volumes used. For the two single-enzyme topologies, detection of a single substrate is enough for full observability of the network (through stoichiometric conservation), while for the combined HK&amp;GDH topology, only NADH is observed. Thus, the substrates involved in the hexokinase-reaction are not directly detected. These observations are shown in figure 3B.</w:t>
      </w:r>
    </w:p>
    <w:p w14:paraId="3D87762E" w14:textId="21DBDFB4" w:rsidR="00950B64" w:rsidRDefault="00DA0C1B" w:rsidP="00B261EC">
      <w:pPr>
        <w:pStyle w:val="BodyText"/>
        <w:jc w:val="both"/>
      </w:pPr>
      <w:r>
        <w:t>All three topologies have a corresponding likelihood function that relates the observations to the kinetic parameters in question, as shown schematically in figure 3C (see the SI for the programmmatic implementation of these likelihoods). While the HK</w:t>
      </w:r>
      <w:ins w:id="55" w:author="w.huck" w:date="2021-12-07T16:04:00Z">
        <w:r w:rsidR="007733A6">
          <w:t>+</w:t>
        </w:r>
      </w:ins>
      <w:del w:id="56" w:author="w.huck" w:date="2021-12-07T16:04:00Z">
        <w:r w:rsidDel="007733A6">
          <w:delText>&amp;</w:delText>
        </w:r>
      </w:del>
      <w:r>
        <w:t>GDH system does not allow for full observability of the network, its likelihood does allow us to correlate the GDH and HK kinetic parameters, consequently leading to improved estimates of all parameters involved.</w:t>
      </w:r>
    </w:p>
    <w:p w14:paraId="10CD955C" w14:textId="77777777" w:rsidR="00950B64" w:rsidRDefault="00DA0C1B" w:rsidP="00B261EC">
      <w:pPr>
        <w:pStyle w:val="BodyText"/>
        <w:jc w:val="both"/>
      </w:pPr>
      <w:commentRangeStart w:id="57"/>
      <w:r>
        <w:t>The resulting posterior estimates of combining all available data are shown in figure 3D, alongside with noise estimates per experiment in figure 3E. Correlating the parameter estimates of the individual enzymes through a joint likelihood function allows us to potentially improve parameter estimates by observing a system not directly related to those paraemters. Thus, as more and more observations are made, any parameter estimates will increase in accuracy simply by the inclusion of more data.</w:t>
      </w:r>
      <w:commentRangeEnd w:id="57"/>
      <w:r w:rsidR="007733A6">
        <w:rPr>
          <w:rStyle w:val="CommentReference"/>
        </w:rPr>
        <w:commentReference w:id="57"/>
      </w:r>
    </w:p>
    <w:p w14:paraId="39E7AB4F" w14:textId="77777777" w:rsidR="00950B64" w:rsidRDefault="00DA0C1B" w:rsidP="00B261EC">
      <w:pPr>
        <w:pStyle w:val="BodyText"/>
        <w:jc w:val="both"/>
      </w:pPr>
      <w:r>
        <w:t>Additionally, by estimating the noise or uncertainty in every experiment individually, it becomes more practical</w:t>
      </w:r>
      <w:del w:id="58" w:author="w.huck" w:date="2021-12-07T16:07:00Z">
        <w:r w:rsidDel="007733A6">
          <w:delText>y</w:delText>
        </w:r>
      </w:del>
      <w:r>
        <w:t xml:space="preserve"> for a large number of experiments to determine which ones have corresponding </w:t>
      </w:r>
      <w:r>
        <w:lastRenderedPageBreak/>
        <w:t xml:space="preserve">results, and which ones are potential outliers or contain experimental errors. This can be observed especially in the noise estimates for the HK experiments in figure 3E, where most experiments have a relatively low noise estimate, similar to experiments in other topologies. </w:t>
      </w:r>
      <w:commentRangeStart w:id="59"/>
      <w:r>
        <w:t xml:space="preserve">However, one experiment stands out with a much higher noise estimate, which indicates some unknown fundamental </w:t>
      </w:r>
      <w:commentRangeEnd w:id="59"/>
      <w:r w:rsidR="003446C7">
        <w:rPr>
          <w:rStyle w:val="CommentReference"/>
        </w:rPr>
        <w:commentReference w:id="59"/>
      </w:r>
      <w:r>
        <w:t>error in the observations made during that experiment. By estimating the noise parameters alongside all of the kinetic parameters, individual experiments are allowed to be ‘wrong’, and consequently influence the final parameter estimates less then other experiments. While not a solution for badly performed experiments, it does protect against drawing incorrect conclusions from incorrect data.</w:t>
      </w:r>
    </w:p>
    <w:p w14:paraId="07A3DB15" w14:textId="77777777" w:rsidR="00950B64" w:rsidRDefault="00DA0C1B" w:rsidP="00B261EC">
      <w:pPr>
        <w:pStyle w:val="Heading2"/>
        <w:jc w:val="both"/>
      </w:pPr>
      <w:bookmarkStart w:id="60" w:name="comparing-reaction-mechanism-hypotheses"/>
      <w:bookmarkEnd w:id="45"/>
      <w:r>
        <w:t>Comparing reaction mechanism hypotheses</w:t>
      </w:r>
    </w:p>
    <w:p w14:paraId="34185EE4" w14:textId="77777777" w:rsidR="00950B64" w:rsidRDefault="00DA0C1B" w:rsidP="00B261EC">
      <w:pPr>
        <w:jc w:val="both"/>
      </w:pPr>
      <w:bookmarkStart w:id="61" w:name="fig:mechanisms"/>
      <w:r>
        <w:rPr>
          <w:noProof/>
        </w:rPr>
        <w:drawing>
          <wp:inline distT="0" distB="0" distL="0" distR="0" wp14:anchorId="6E5071BA" wp14:editId="1F27D5B2">
            <wp:extent cx="5943600" cy="4203827"/>
            <wp:effectExtent l="0" t="0" r="0" b="0"/>
            <wp:docPr id="43" name="Picture" descr="Figure 4: Comparing reaction mechanism hypotheses A, Steady-state concentrations obtained during two experiments, from a G6PDH system at different glucose-6-phosphate input concentrations and NAD input concentrations. B, Four different hypotheses for Michaelis-Menten mechanisms without (H_0), and with NADH product inhibition (H_1-H_3). Only the reaction-rate is shown, but full sets of ODE’s with additional flow-terms are used in the probabilistic model. C, Posterior parameter estimates for all four hypotheses. H_0 does not include an inhibition constant KI_{NADH}, but all other hypotheses do. D, Comparison of the PSIS-LOO information criterion for all four hypotheses (colored), and standard errors of the difference in information criterion with respect to the top-ranked model (grey)."/>
            <wp:cNvGraphicFramePr/>
            <a:graphic xmlns:a="http://schemas.openxmlformats.org/drawingml/2006/main">
              <a:graphicData uri="http://schemas.openxmlformats.org/drawingml/2006/picture">
                <pic:pic xmlns:pic="http://schemas.openxmlformats.org/drawingml/2006/picture">
                  <pic:nvPicPr>
                    <pic:cNvPr id="44" name="Picture" descr="figures/fig_mechanisms.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4203827"/>
                    </a:xfrm>
                    <a:prstGeom prst="rect">
                      <a:avLst/>
                    </a:prstGeom>
                    <a:noFill/>
                    <a:ln w="9525">
                      <a:noFill/>
                      <a:headEnd/>
                      <a:tailEnd/>
                    </a:ln>
                  </pic:spPr>
                </pic:pic>
              </a:graphicData>
            </a:graphic>
          </wp:inline>
        </w:drawing>
      </w:r>
      <w:bookmarkEnd w:id="61"/>
    </w:p>
    <w:p w14:paraId="25FD1564" w14:textId="77777777" w:rsidR="00950B64" w:rsidRDefault="00DA0C1B" w:rsidP="00B261EC">
      <w:pPr>
        <w:pStyle w:val="ImageCaption"/>
      </w:pPr>
      <w:r>
        <w:t xml:space="preserve">Figure 4: </w:t>
      </w:r>
      <w:r>
        <w:rPr>
          <w:b/>
          <w:bCs/>
        </w:rPr>
        <w:t>Comparing reaction mechanism hypotheses</w:t>
      </w:r>
      <w:r>
        <w:t xml:space="preserve"> </w:t>
      </w:r>
      <w:r>
        <w:rPr>
          <w:b/>
          <w:bCs/>
        </w:rPr>
        <w:t>A,</w:t>
      </w:r>
      <w:r>
        <w:t xml:space="preserve"> Steady-state concentrations obtained during two experiments, from a G6PDH system at different glucose-6-phosphate input concentrations and NAD input concentrations. </w:t>
      </w:r>
      <w:r>
        <w:rPr>
          <w:b/>
          <w:bCs/>
        </w:rPr>
        <w:t>B,</w:t>
      </w:r>
      <w:r>
        <w:t xml:space="preserve"> Four different hypotheses for Michaelis-Menten mechanisms without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and with NADH product inhibition (</w:t>
      </w:r>
      <m:oMath>
        <m:sSub>
          <m:sSubPr>
            <m:ctrlPr>
              <w:rPr>
                <w:rFonts w:ascii="Cambria Math" w:hAnsi="Cambria Math"/>
              </w:rPr>
            </m:ctrlPr>
          </m:sSubPr>
          <m:e>
            <m:r>
              <w:rPr>
                <w:rFonts w:ascii="Cambria Math" w:hAnsi="Cambria Math"/>
              </w:rPr>
              <m:t>H</m:t>
            </m:r>
          </m:e>
          <m:sub>
            <m:r>
              <w:rPr>
                <w:rFonts w:ascii="Cambria Math" w:hAnsi="Cambria Math"/>
              </w:rPr>
              <m:t>1</m:t>
            </m:r>
          </m:sub>
        </m:sSub>
      </m:oMath>
      <w: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t xml:space="preserve">). Only the reaction-rate is shown, but full sets of ODE’s with additional flow-terms are used in the probabilistic model. </w:t>
      </w:r>
      <w:r>
        <w:rPr>
          <w:b/>
          <w:bCs/>
        </w:rPr>
        <w:t>C,</w:t>
      </w:r>
      <w:r>
        <w:t xml:space="preserve"> Posterior parameter estimates for all four hypotheses.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does not include an inhibition constant </w:t>
      </w:r>
      <m:oMath>
        <m:r>
          <w:rPr>
            <w:rFonts w:ascii="Cambria Math" w:hAnsi="Cambria Math"/>
          </w:rPr>
          <m:t>K</m:t>
        </m:r>
        <m:sSub>
          <m:sSubPr>
            <m:ctrlPr>
              <w:rPr>
                <w:rFonts w:ascii="Cambria Math" w:hAnsi="Cambria Math"/>
              </w:rPr>
            </m:ctrlPr>
          </m:sSubPr>
          <m:e>
            <m:r>
              <w:rPr>
                <w:rFonts w:ascii="Cambria Math" w:hAnsi="Cambria Math"/>
              </w:rPr>
              <m:t>I</m:t>
            </m:r>
          </m:e>
          <m:sub>
            <m:r>
              <w:rPr>
                <w:rFonts w:ascii="Cambria Math" w:hAnsi="Cambria Math"/>
              </w:rPr>
              <m:t>NADH</m:t>
            </m:r>
          </m:sub>
        </m:sSub>
      </m:oMath>
      <w:r>
        <w:t xml:space="preserve">, but all other hypotheses do. </w:t>
      </w:r>
      <w:r>
        <w:rPr>
          <w:b/>
          <w:bCs/>
        </w:rPr>
        <w:t>D,</w:t>
      </w:r>
      <w:r>
        <w:t xml:space="preserve"> Comparison of the PSIS-LOO information criterion for all four hypotheses (colored), and standard errors of the difference in information criterion with respect to the top-ranked model (grey).</w:t>
      </w:r>
    </w:p>
    <w:p w14:paraId="792A5885" w14:textId="77777777" w:rsidR="00950B64" w:rsidRDefault="00DA0C1B" w:rsidP="00B261EC">
      <w:pPr>
        <w:pStyle w:val="BodyText"/>
        <w:jc w:val="both"/>
      </w:pPr>
      <w:r>
        <w:lastRenderedPageBreak/>
        <w:t>The microscopic mechanisms underlying enzymatic reactions often allow for the creation of more complex kinetic models than simple Michaelis-Menten kinetics. However, a more complex model, with more kinetic parameters, does not necessarily imply a more useful model. Instead, in the presence of uncertain data, it can lead to overfitting and unrealistically high certainty in the estimates.</w:t>
      </w:r>
    </w:p>
    <w:p w14:paraId="6892D32F" w14:textId="77777777" w:rsidR="00950B64" w:rsidRDefault="00DA0C1B" w:rsidP="00B261EC">
      <w:pPr>
        <w:pStyle w:val="BodyText"/>
        <w:jc w:val="both"/>
      </w:pPr>
      <w:r>
        <w:t>In figure 4 we show how the posterior estimates obtained using our Bayesian approach, can be used to compare different hypotheses for the reaction mechanism and associated kinetics of glucose-6-phosphate dehydrogenase (G6PDH) PEB</w:t>
      </w:r>
      <w:del w:id="62" w:author="w.huck" w:date="2021-12-07T16:16:00Z">
        <w:r w:rsidDel="00860177">
          <w:delText>’</w:delText>
        </w:r>
      </w:del>
      <w:r>
        <w:t>s. From a set of experiments performed at varying experimental conditions (figure 4A), we propose a number of different hypotheses describing the suspected mechanism of product inhibition by NADH on the reaction rate (figure 4B). We also include a 0-hypothesis describing a mechanism where the formation of NADH has no inhibiting effect, although the inclusion of a 0-hypothesis is not necessary for using this methodology.</w:t>
      </w:r>
    </w:p>
    <w:p w14:paraId="63BCAF6D" w14:textId="77777777" w:rsidR="00950B64" w:rsidRDefault="00DA0C1B" w:rsidP="00B261EC">
      <w:pPr>
        <w:pStyle w:val="BodyText"/>
        <w:jc w:val="both"/>
      </w:pPr>
      <w:r>
        <w:t>We consider 3 modes of NADH inhibition: competitive inhibition of the NAD-binding site (</w:t>
      </w:r>
      <m:oMath>
        <m:sSub>
          <m:sSubPr>
            <m:ctrlPr>
              <w:rPr>
                <w:rFonts w:ascii="Cambria Math" w:hAnsi="Cambria Math"/>
              </w:rPr>
            </m:ctrlPr>
          </m:sSubPr>
          <m:e>
            <m:r>
              <w:rPr>
                <w:rFonts w:ascii="Cambria Math" w:hAnsi="Cambria Math"/>
              </w:rPr>
              <m:t>H</m:t>
            </m:r>
          </m:e>
          <m:sub>
            <m:r>
              <w:rPr>
                <w:rFonts w:ascii="Cambria Math" w:hAnsi="Cambria Math"/>
              </w:rPr>
              <m:t>1</m:t>
            </m:r>
          </m:sub>
        </m:sSub>
      </m:oMath>
      <w:r>
        <w:t>), competitive inhibition of the G6P-binding site (</w:t>
      </w:r>
      <m:oMath>
        <m:sSub>
          <m:sSubPr>
            <m:ctrlPr>
              <w:rPr>
                <w:rFonts w:ascii="Cambria Math" w:hAnsi="Cambria Math"/>
              </w:rPr>
            </m:ctrlPr>
          </m:sSubPr>
          <m:e>
            <m:r>
              <w:rPr>
                <w:rFonts w:ascii="Cambria Math" w:hAnsi="Cambria Math"/>
              </w:rPr>
              <m:t>H</m:t>
            </m:r>
          </m:e>
          <m:sub>
            <m:r>
              <w:rPr>
                <w:rFonts w:ascii="Cambria Math" w:hAnsi="Cambria Math"/>
              </w:rPr>
              <m:t>2</m:t>
            </m:r>
          </m:sub>
        </m:sSub>
      </m:oMath>
      <w:r>
        <w:t>), and cooperative non-competitive inhibition of the enzyme activity (</w:t>
      </w:r>
      <m:oMath>
        <m:sSub>
          <m:sSubPr>
            <m:ctrlPr>
              <w:rPr>
                <w:rFonts w:ascii="Cambria Math" w:hAnsi="Cambria Math"/>
              </w:rPr>
            </m:ctrlPr>
          </m:sSubPr>
          <m:e>
            <m:r>
              <w:rPr>
                <w:rFonts w:ascii="Cambria Math" w:hAnsi="Cambria Math"/>
              </w:rPr>
              <m:t>H</m:t>
            </m:r>
          </m:e>
          <m:sub>
            <m:r>
              <w:rPr>
                <w:rFonts w:ascii="Cambria Math" w:hAnsi="Cambria Math"/>
              </w:rPr>
              <m:t>3</m:t>
            </m:r>
          </m:sub>
        </m:sSub>
      </m:oMath>
      <w:r>
        <w:t>). All four hypotheses result in posterior distributions that give well-defined parameter estimates (figure 4C), from which it is difficult to conclude the most likely hypothesis. Instead, because the experimental noise per experiment is estimated alongside the kinetic parameters, the zero-hypothesis yields unrealistically precise estimates, due to to the algorithm indicating that under the assumption that this hypothesis is true, one of the experiments included has to contain very large errors (see SI). The three hypotheses that do model the influence product-inhibition have similar precisions in their parameter estimates.</w:t>
      </w:r>
    </w:p>
    <w:p w14:paraId="58A2E461" w14:textId="77777777" w:rsidR="00950B64" w:rsidRDefault="00DA0C1B" w:rsidP="00B261EC">
      <w:pPr>
        <w:pStyle w:val="BodyText"/>
        <w:jc w:val="both"/>
      </w:pPr>
      <w:r>
        <w:t>To compare all hypotheses, and determine the most (and least) likely ones, we perform a Pareto Smoothed Importance Sampling Leave-one-out (PSIS-LOO) cross-validation directly from the posterior probability distributions</w:t>
      </w:r>
      <w:hyperlink w:anchor="ref-Vehtari2017">
        <w:r>
          <w:rPr>
            <w:rStyle w:val="Hyperlink"/>
            <w:vertAlign w:val="superscript"/>
          </w:rPr>
          <w:t>32</w:t>
        </w:r>
      </w:hyperlink>
      <w:r>
        <w:t>. This test efficiently determines the model that approximates the observed data best, while taking into consideration the complexity of the models (e.g. the number of kinetic parameters involved) to prevent overfitting. From this hypothesis comparison we can conclude that given the experiments performed up to this point, a cooperative non-competitive inhibition is the most likely product-inhibition mechanism occuring in the G6PDH PEB</w:t>
      </w:r>
      <w:del w:id="63" w:author="w.huck" w:date="2021-12-07T16:18:00Z">
        <w:r w:rsidDel="00860177">
          <w:delText>’</w:delText>
        </w:r>
      </w:del>
      <w:r>
        <w:t xml:space="preserve">s, although the other reaction mechanisms cannot yet be assumed out-of-question. </w:t>
      </w:r>
      <w:commentRangeStart w:id="64"/>
      <w:r>
        <w:t>Similarly, while the zero-hypothesis is likely not correct, a small chance exists that indeed one experiment does contain large experimental errors and is therefore unreliable.</w:t>
      </w:r>
    </w:p>
    <w:p w14:paraId="7C2039C5" w14:textId="77777777" w:rsidR="00950B64" w:rsidRDefault="00DA0C1B" w:rsidP="00B261EC">
      <w:pPr>
        <w:pStyle w:val="BodyText"/>
        <w:jc w:val="both"/>
      </w:pPr>
      <w:r>
        <w:lastRenderedPageBreak/>
        <w:t>Comparing reaction mechanisms from a probabilistic perspective is a potentially powerful tool that can be used to make informed decisions about the next best experiments to perform when a lot of different mechanisms are under consideration. However, it is not a suitable method to make statements about the absolute truth of a hypothesis, as the test only check the predictive power of each hypothesis relative to all other hypotheses under consideration. If no correct reaction mechanism is included in the hypotheses, then it will also not be considered in the test.</w:t>
      </w:r>
      <w:commentRangeEnd w:id="64"/>
      <w:r w:rsidR="00B72691">
        <w:rPr>
          <w:rStyle w:val="CommentReference"/>
        </w:rPr>
        <w:commentReference w:id="64"/>
      </w:r>
    </w:p>
    <w:p w14:paraId="7B554747" w14:textId="77777777" w:rsidR="00950B64" w:rsidRDefault="00DA0C1B" w:rsidP="00464FC8">
      <w:pPr>
        <w:pStyle w:val="Heading1"/>
        <w:pPrChange w:id="65" w:author="w.huck" w:date="2021-12-07T15:54:00Z">
          <w:pPr>
            <w:pStyle w:val="Heading1"/>
            <w:jc w:val="both"/>
          </w:pPr>
        </w:pPrChange>
      </w:pPr>
      <w:bookmarkStart w:id="66" w:name="conclusion-outlook"/>
      <w:bookmarkEnd w:id="40"/>
      <w:bookmarkEnd w:id="60"/>
      <w:r>
        <w:t>Conclusion &amp; Outlook</w:t>
      </w:r>
    </w:p>
    <w:p w14:paraId="119C73CB" w14:textId="5495F5C3" w:rsidR="00950B64" w:rsidRDefault="00DA0C1B" w:rsidP="00B261EC">
      <w:pPr>
        <w:pStyle w:val="FirstParagraph"/>
        <w:jc w:val="both"/>
      </w:pPr>
      <w:r>
        <w:t xml:space="preserve">We have demonstrated how a Bayesian approach towards analyzing enzymatic reaction networks allows for more accurate inference of the kinetics in these networks, while simultaneously taking into account any </w:t>
      </w:r>
      <w:ins w:id="67" w:author="w.huck" w:date="2021-12-07T16:19:00Z">
        <w:r w:rsidR="00B72691">
          <w:t xml:space="preserve">experimental or model-related </w:t>
        </w:r>
      </w:ins>
      <w:r>
        <w:t>uncertainties</w:t>
      </w:r>
      <w:del w:id="68" w:author="w.huck" w:date="2021-12-07T16:19:00Z">
        <w:r w:rsidDel="00B72691">
          <w:delText xml:space="preserve"> that still exist</w:delText>
        </w:r>
      </w:del>
      <w:r>
        <w:t xml:space="preserve">. Using this approach, we have shown how </w:t>
      </w:r>
      <w:ins w:id="69" w:author="w.huck" w:date="2021-12-07T16:20:00Z">
        <w:r w:rsidR="00B72691">
          <w:t xml:space="preserve">experimental </w:t>
        </w:r>
      </w:ins>
      <w:r>
        <w:t>data</w:t>
      </w:r>
      <w:del w:id="70" w:author="w.huck" w:date="2021-12-07T16:20:00Z">
        <w:r w:rsidDel="00B72691">
          <w:delText xml:space="preserve"> collected from a diverse range of experimental setups</w:delText>
        </w:r>
      </w:del>
      <w:r>
        <w:t xml:space="preserve"> can be combined in one coherent framework, in order for us to correlate the findings in these experiments and improve the estimation of parameters, as well as outlier detection. </w:t>
      </w:r>
      <w:commentRangeStart w:id="71"/>
      <w:r>
        <w:t>This approach essentially allows us to continuously improve these estimates further by iteratively adding more experimental data to our models</w:t>
      </w:r>
      <w:commentRangeEnd w:id="71"/>
      <w:r w:rsidR="00B72691">
        <w:rPr>
          <w:rStyle w:val="CommentReference"/>
        </w:rPr>
        <w:commentReference w:id="71"/>
      </w:r>
      <w:r>
        <w:t>. Moreover, this means that any new experiment might have the potential to unlock more information from older experiments in the process, enabling much more efficient data gathering. Lastly, we have shown how this approach can be used to compare the likelihood of different reaction mechanism hypothesis.</w:t>
      </w:r>
    </w:p>
    <w:p w14:paraId="3A12F61B" w14:textId="77777777" w:rsidR="00950B64" w:rsidRDefault="00DA0C1B" w:rsidP="00B261EC">
      <w:pPr>
        <w:pStyle w:val="BodyText"/>
        <w:jc w:val="both"/>
      </w:pPr>
      <w:r>
        <w:t xml:space="preserve">Bayesian methods open up multiple new areas of possibilities for the design of more complex enzymatic reaction networks, and for systems chemistry in general. In addition to the findings presented here, a lot of potential exists in the usage of knowledge from literature for more realistic prior distributions, which could improve the obtained estimates further, and could allow for direct comparison between new results and previous studies. Furthermore, more advanced hierarchical models and the inclusion of latent variables could potentially aid in discovering previously unknown interactions or hidden factors affecting the </w:t>
      </w:r>
      <w:proofErr w:type="spellStart"/>
      <w:r>
        <w:t>behaviour</w:t>
      </w:r>
      <w:proofErr w:type="spellEnd"/>
      <w:r>
        <w:t xml:space="preserve"> of ERN</w:t>
      </w:r>
      <w:del w:id="72" w:author="w.huck" w:date="2021-12-07T16:21:00Z">
        <w:r w:rsidDel="0002308B">
          <w:delText>’</w:delText>
        </w:r>
      </w:del>
      <w:r>
        <w:t>s</w:t>
      </w:r>
      <w:hyperlink w:anchor="ref-Engelhardt2017">
        <w:r>
          <w:rPr>
            <w:rStyle w:val="Hyperlink"/>
            <w:vertAlign w:val="superscript"/>
          </w:rPr>
          <w:t>33</w:t>
        </w:r>
      </w:hyperlink>
      <w:r>
        <w:t>, both from a chemical point-of-view (allosteric effects, influence of pH) and an experimental point-of-view (systematic measurement errors, equipment deterioration). Finally, calculation of the full posterior probability distributions opens the door for determining optimal experimental designs</w:t>
      </w:r>
      <w:hyperlink w:anchor="ref-Huang2020">
        <w:r>
          <w:rPr>
            <w:rStyle w:val="Hyperlink"/>
            <w:vertAlign w:val="superscript"/>
          </w:rPr>
          <w:t>34</w:t>
        </w:r>
      </w:hyperlink>
      <w:r>
        <w:rPr>
          <w:vertAlign w:val="superscript"/>
        </w:rPr>
        <w:t>,</w:t>
      </w:r>
      <w:hyperlink w:anchor="ref-Huan2016">
        <w:r>
          <w:rPr>
            <w:rStyle w:val="Hyperlink"/>
            <w:vertAlign w:val="superscript"/>
          </w:rPr>
          <w:t>35</w:t>
        </w:r>
      </w:hyperlink>
      <w:r>
        <w:t>. These designs could be aimed at a variety of different goals, such as experimental conditions for the maximum information gain for a certain kinetic parameter, but also the maximum production of a specific substrate or set of substrates, taking automatically into account any uncertainties that still exist about the behaviour of these systems.</w:t>
      </w:r>
    </w:p>
    <w:p w14:paraId="04784EF7" w14:textId="7589FD69" w:rsidR="00950B64" w:rsidRDefault="00DA0C1B" w:rsidP="00B261EC">
      <w:pPr>
        <w:pStyle w:val="BodyText"/>
        <w:jc w:val="both"/>
      </w:pPr>
      <w:del w:id="73" w:author="w.huck" w:date="2021-12-07T16:21:00Z">
        <w:r w:rsidDel="0002308B">
          <w:lastRenderedPageBreak/>
          <w:delText>Nonetheless</w:delText>
        </w:r>
      </w:del>
      <w:ins w:id="74" w:author="w.huck" w:date="2021-12-07T16:21:00Z">
        <w:r w:rsidR="0002308B">
          <w:t>We do note that</w:t>
        </w:r>
      </w:ins>
      <w:del w:id="75" w:author="w.huck" w:date="2021-12-07T16:21:00Z">
        <w:r w:rsidDel="0002308B">
          <w:delText>,</w:delText>
        </w:r>
      </w:del>
      <w:bookmarkStart w:id="76" w:name="_GoBack"/>
      <w:bookmarkEnd w:id="76"/>
      <w:r>
        <w:t xml:space="preserve"> the methods introduced here are still computationally relatively expensive, and some of the sampling techniques are not yet suitable for every type of data. Additionally, while our approach can indicate the presence of bad data and experimental errors, it does not guarantee the absence of sources of error. Care should still be taken to avoid a false sense of security when precise parameter estimates are obtained.</w:t>
      </w:r>
    </w:p>
    <w:p w14:paraId="167A1574" w14:textId="77777777" w:rsidR="00950B64" w:rsidRDefault="00DA0C1B" w:rsidP="00B261EC">
      <w:pPr>
        <w:pStyle w:val="BodyText"/>
        <w:jc w:val="both"/>
      </w:pPr>
      <w:r>
        <w:t>In conclusion, we have shown that the Bayesian approach we demonstrate here is highly relevant for the construction of complex enzymatic networks, allowing researchers to increase the predictability and reproducibility of artificial enzymatic networks, and allowing the field of enzymatic reaction networks to mature beyond toy models and proof-of-concepts.</w:t>
      </w:r>
    </w:p>
    <w:p w14:paraId="6495ADB3" w14:textId="77777777" w:rsidR="00950B64" w:rsidRDefault="00DA0C1B" w:rsidP="00464FC8">
      <w:pPr>
        <w:pStyle w:val="Heading1"/>
        <w:pPrChange w:id="77" w:author="w.huck" w:date="2021-12-07T15:54:00Z">
          <w:pPr>
            <w:pStyle w:val="Heading1"/>
            <w:jc w:val="both"/>
          </w:pPr>
        </w:pPrChange>
      </w:pPr>
      <w:bookmarkStart w:id="78" w:name="references"/>
      <w:bookmarkEnd w:id="66"/>
      <w:r>
        <w:t>References</w:t>
      </w:r>
    </w:p>
    <w:p w14:paraId="5D358C75" w14:textId="77777777" w:rsidR="00950B64" w:rsidRDefault="00DA0C1B" w:rsidP="00B261EC">
      <w:pPr>
        <w:pStyle w:val="Bibliography"/>
        <w:jc w:val="both"/>
      </w:pPr>
      <w:bookmarkStart w:id="79" w:name="ref-Barabasi2004"/>
      <w:bookmarkStart w:id="80" w:name="refs"/>
      <w:r>
        <w:t xml:space="preserve">1. </w:t>
      </w:r>
      <w:r>
        <w:tab/>
        <w:t xml:space="preserve">Barabási, A.-L., and Oltvai, Z.N. (2004). </w:t>
      </w:r>
      <w:hyperlink r:id="rId18">
        <w:r>
          <w:rPr>
            <w:rStyle w:val="Hyperlink"/>
          </w:rPr>
          <w:t>Network biology: understanding the cell’s functional organization</w:t>
        </w:r>
      </w:hyperlink>
      <w:r>
        <w:t xml:space="preserve">. Nature Reviews Genetics </w:t>
      </w:r>
      <w:r>
        <w:rPr>
          <w:i/>
          <w:iCs/>
        </w:rPr>
        <w:t>5</w:t>
      </w:r>
      <w:r>
        <w:t>, 101–113.</w:t>
      </w:r>
    </w:p>
    <w:p w14:paraId="6A5A5BF0" w14:textId="77777777" w:rsidR="00950B64" w:rsidRDefault="00DA0C1B" w:rsidP="00B261EC">
      <w:pPr>
        <w:pStyle w:val="Bibliography"/>
        <w:jc w:val="both"/>
      </w:pPr>
      <w:bookmarkStart w:id="81" w:name="ref-Kholodenko2006"/>
      <w:bookmarkEnd w:id="79"/>
      <w:r>
        <w:t xml:space="preserve">2. </w:t>
      </w:r>
      <w:r>
        <w:tab/>
        <w:t xml:space="preserve">Kholodenko, B.N. (2006). </w:t>
      </w:r>
      <w:hyperlink r:id="rId19">
        <w:r>
          <w:rPr>
            <w:rStyle w:val="Hyperlink"/>
          </w:rPr>
          <w:t>Cell-signalling dynamics in time and space</w:t>
        </w:r>
      </w:hyperlink>
      <w:r>
        <w:t xml:space="preserve">. Nature Reviews Molecular Cell Biology </w:t>
      </w:r>
      <w:r>
        <w:rPr>
          <w:i/>
          <w:iCs/>
        </w:rPr>
        <w:t>7</w:t>
      </w:r>
      <w:r>
        <w:t>, 165–176.</w:t>
      </w:r>
    </w:p>
    <w:p w14:paraId="2785F48F" w14:textId="77777777" w:rsidR="00950B64" w:rsidRDefault="00DA0C1B" w:rsidP="00B261EC">
      <w:pPr>
        <w:pStyle w:val="Bibliography"/>
        <w:jc w:val="both"/>
      </w:pPr>
      <w:bookmarkStart w:id="82" w:name="ref-Roekel2015"/>
      <w:bookmarkEnd w:id="81"/>
      <w:r>
        <w:t xml:space="preserve">3. </w:t>
      </w:r>
      <w:r>
        <w:tab/>
        <w:t xml:space="preserve">Roekel, H.W.H. van, Rosier, B.J.H.M., Meijer, L.H.H., Hilbers, P.A.J., Markvoort, A.J., Huck, W.T.S., and Greef, T.F.A. de (2015). </w:t>
      </w:r>
      <w:hyperlink r:id="rId20">
        <w:r>
          <w:rPr>
            <w:rStyle w:val="Hyperlink"/>
          </w:rPr>
          <w:t>Programmable chemical reaction networks: emulating regulatory functions in living cells using a bottom-up approach</w:t>
        </w:r>
      </w:hyperlink>
      <w:r>
        <w:t xml:space="preserve">. Chemical Society Reviews </w:t>
      </w:r>
      <w:r>
        <w:rPr>
          <w:i/>
          <w:iCs/>
        </w:rPr>
        <w:t>44</w:t>
      </w:r>
      <w:r>
        <w:t>, 7465–7483.</w:t>
      </w:r>
    </w:p>
    <w:p w14:paraId="5903DAC7" w14:textId="77777777" w:rsidR="00950B64" w:rsidRDefault="00DA0C1B" w:rsidP="00B261EC">
      <w:pPr>
        <w:pStyle w:val="Bibliography"/>
        <w:jc w:val="both"/>
      </w:pPr>
      <w:bookmarkStart w:id="83" w:name="ref-Milo2002"/>
      <w:bookmarkEnd w:id="82"/>
      <w:r>
        <w:t xml:space="preserve">4. </w:t>
      </w:r>
      <w:r>
        <w:tab/>
        <w:t xml:space="preserve">Milo, R., Shen-Orr, S., Itzkovitz, S., Kashtan, N., Chklovskii, D., and Alon, U. (2002). </w:t>
      </w:r>
      <w:hyperlink r:id="rId21">
        <w:r>
          <w:rPr>
            <w:rStyle w:val="Hyperlink"/>
          </w:rPr>
          <w:t>Network motifs: Simple building blocks of complex networks</w:t>
        </w:r>
      </w:hyperlink>
      <w:r>
        <w:t xml:space="preserve">. Science </w:t>
      </w:r>
      <w:r>
        <w:rPr>
          <w:i/>
          <w:iCs/>
        </w:rPr>
        <w:t>298</w:t>
      </w:r>
      <w:r>
        <w:t>, 824–827.</w:t>
      </w:r>
    </w:p>
    <w:p w14:paraId="03ECF36A" w14:textId="77777777" w:rsidR="00950B64" w:rsidRDefault="00DA0C1B" w:rsidP="00B261EC">
      <w:pPr>
        <w:pStyle w:val="Bibliography"/>
        <w:jc w:val="both"/>
      </w:pPr>
      <w:bookmarkStart w:id="84" w:name="ref-Semenov2015"/>
      <w:bookmarkEnd w:id="83"/>
      <w:r>
        <w:t xml:space="preserve">5. </w:t>
      </w:r>
      <w:r>
        <w:tab/>
        <w:t xml:space="preserve">Semenov, S.N., Wong, A.S.Y., Van Der Made, R.M., Postma, S.G.J., Groen, J., Van Roekel, H.W.H., De Greef, T.F.A., and Huck, W.T.S. (2015). </w:t>
      </w:r>
      <w:hyperlink r:id="rId22">
        <w:r>
          <w:rPr>
            <w:rStyle w:val="Hyperlink"/>
          </w:rPr>
          <w:t>Rational design of functional and tunable oscillating enzymatic networks</w:t>
        </w:r>
      </w:hyperlink>
      <w:r>
        <w:t xml:space="preserve">. Nature Chemistry </w:t>
      </w:r>
      <w:r>
        <w:rPr>
          <w:i/>
          <w:iCs/>
        </w:rPr>
        <w:t>7</w:t>
      </w:r>
      <w:r>
        <w:t>, 160–165.</w:t>
      </w:r>
    </w:p>
    <w:p w14:paraId="3442EB4C" w14:textId="77777777" w:rsidR="00950B64" w:rsidRDefault="00DA0C1B" w:rsidP="00B261EC">
      <w:pPr>
        <w:pStyle w:val="Bibliography"/>
        <w:jc w:val="both"/>
      </w:pPr>
      <w:bookmarkStart w:id="85" w:name="ref-Pogodaev2019"/>
      <w:bookmarkEnd w:id="84"/>
      <w:r>
        <w:t xml:space="preserve">6. </w:t>
      </w:r>
      <w:r>
        <w:tab/>
        <w:t xml:space="preserve">Pogodaev, A.A., Fernández Regueiro, C.L., Jakštaitė, M., Hollander, M.J., and Huck, W.T.S. (2019). </w:t>
      </w:r>
      <w:hyperlink r:id="rId23">
        <w:r>
          <w:rPr>
            <w:rStyle w:val="Hyperlink"/>
          </w:rPr>
          <w:t>Modular Design of Small Enzymatic Reaction Networks Based on Reversible and Cleavable Inhibitors</w:t>
        </w:r>
      </w:hyperlink>
      <w:r>
        <w:t xml:space="preserve">. Angewandte Chemie - International Edition </w:t>
      </w:r>
      <w:r>
        <w:rPr>
          <w:i/>
          <w:iCs/>
        </w:rPr>
        <w:t>58</w:t>
      </w:r>
      <w:r>
        <w:t>, 14539–14543.</w:t>
      </w:r>
    </w:p>
    <w:p w14:paraId="06498885" w14:textId="77777777" w:rsidR="00950B64" w:rsidRDefault="00DA0C1B" w:rsidP="00B261EC">
      <w:pPr>
        <w:pStyle w:val="Bibliography"/>
        <w:jc w:val="both"/>
      </w:pPr>
      <w:bookmarkStart w:id="86" w:name="ref-Meijer2017"/>
      <w:bookmarkEnd w:id="85"/>
      <w:r>
        <w:t xml:space="preserve">7. </w:t>
      </w:r>
      <w:r>
        <w:tab/>
        <w:t xml:space="preserve">Meijer, L.H.H.H., Joesaar, A., Steur, E., Engelen, W., Santen, R.A. van, Merkx, M., and Greef, T.F.A.A. de (2017). </w:t>
      </w:r>
      <w:hyperlink r:id="rId24">
        <w:r>
          <w:rPr>
            <w:rStyle w:val="Hyperlink"/>
          </w:rPr>
          <w:t>Hierarchical control of enzymatic actuators using DNA-based switchable memories</w:t>
        </w:r>
      </w:hyperlink>
      <w:r>
        <w:t xml:space="preserve">. Nature Communications </w:t>
      </w:r>
      <w:r>
        <w:rPr>
          <w:i/>
          <w:iCs/>
        </w:rPr>
        <w:t>8</w:t>
      </w:r>
      <w:r>
        <w:t>, 1117.</w:t>
      </w:r>
    </w:p>
    <w:p w14:paraId="4E071BD9" w14:textId="77777777" w:rsidR="00950B64" w:rsidRDefault="00DA0C1B" w:rsidP="00B261EC">
      <w:pPr>
        <w:pStyle w:val="Bibliography"/>
        <w:jc w:val="both"/>
      </w:pPr>
      <w:bookmarkStart w:id="87" w:name="ref-Maguire2020"/>
      <w:bookmarkEnd w:id="86"/>
      <w:r>
        <w:t xml:space="preserve">8. </w:t>
      </w:r>
      <w:r>
        <w:tab/>
        <w:t xml:space="preserve">Maguire, O.R., Wong, A.S.Y., Baltussen, M.G., Duppen, P., Pogodaev, A.A., and Huck, W.T.S. (2020). </w:t>
      </w:r>
      <w:hyperlink r:id="rId25">
        <w:r>
          <w:rPr>
            <w:rStyle w:val="Hyperlink"/>
          </w:rPr>
          <w:t>Dynamic Environments as a Tool to Preserve Desired Output in a Chemical Reaction Network</w:t>
        </w:r>
      </w:hyperlink>
      <w:r>
        <w:t xml:space="preserve">. Chemistry – A European Journal </w:t>
      </w:r>
      <w:r>
        <w:rPr>
          <w:i/>
          <w:iCs/>
        </w:rPr>
        <w:t>26</w:t>
      </w:r>
      <w:r>
        <w:t>, 1676–1682.</w:t>
      </w:r>
    </w:p>
    <w:p w14:paraId="01C44341" w14:textId="77777777" w:rsidR="00950B64" w:rsidRDefault="00DA0C1B" w:rsidP="00B261EC">
      <w:pPr>
        <w:pStyle w:val="Bibliography"/>
        <w:jc w:val="both"/>
      </w:pPr>
      <w:bookmarkStart w:id="88" w:name="ref-Novak2008"/>
      <w:bookmarkEnd w:id="87"/>
      <w:r>
        <w:t xml:space="preserve">9. </w:t>
      </w:r>
      <w:r>
        <w:tab/>
        <w:t xml:space="preserve">Novák, B., and Tyson, J.J. (2008). </w:t>
      </w:r>
      <w:hyperlink r:id="rId26">
        <w:r>
          <w:rPr>
            <w:rStyle w:val="Hyperlink"/>
          </w:rPr>
          <w:t>Design principles of biochemical oscillators</w:t>
        </w:r>
      </w:hyperlink>
      <w:r>
        <w:t xml:space="preserve">. Nature Reviews Molecular Cell Biology </w:t>
      </w:r>
      <w:r>
        <w:rPr>
          <w:i/>
          <w:iCs/>
        </w:rPr>
        <w:t>9</w:t>
      </w:r>
      <w:r>
        <w:t>, 981–991.</w:t>
      </w:r>
    </w:p>
    <w:p w14:paraId="6154CBE9" w14:textId="77777777" w:rsidR="00950B64" w:rsidRDefault="00DA0C1B" w:rsidP="00B261EC">
      <w:pPr>
        <w:pStyle w:val="Bibliography"/>
        <w:jc w:val="both"/>
      </w:pPr>
      <w:bookmarkStart w:id="89" w:name="ref-Ikeda2014"/>
      <w:bookmarkEnd w:id="88"/>
      <w:r w:rsidRPr="00026FB2">
        <w:rPr>
          <w:lang w:val="es-ES"/>
        </w:rPr>
        <w:lastRenderedPageBreak/>
        <w:t xml:space="preserve">10. </w:t>
      </w:r>
      <w:r w:rsidRPr="00026FB2">
        <w:rPr>
          <w:lang w:val="es-ES"/>
        </w:rPr>
        <w:tab/>
        <w:t xml:space="preserve">Ikeda, M., </w:t>
      </w:r>
      <w:proofErr w:type="spellStart"/>
      <w:r w:rsidRPr="00026FB2">
        <w:rPr>
          <w:lang w:val="es-ES"/>
        </w:rPr>
        <w:t>Tanida</w:t>
      </w:r>
      <w:proofErr w:type="spellEnd"/>
      <w:r w:rsidRPr="00026FB2">
        <w:rPr>
          <w:lang w:val="es-ES"/>
        </w:rPr>
        <w:t xml:space="preserve">, T., </w:t>
      </w:r>
      <w:proofErr w:type="spellStart"/>
      <w:r w:rsidRPr="00026FB2">
        <w:rPr>
          <w:lang w:val="es-ES"/>
        </w:rPr>
        <w:t>Yoshii</w:t>
      </w:r>
      <w:proofErr w:type="spellEnd"/>
      <w:r w:rsidRPr="00026FB2">
        <w:rPr>
          <w:lang w:val="es-ES"/>
        </w:rPr>
        <w:t xml:space="preserve">, T., </w:t>
      </w:r>
      <w:proofErr w:type="spellStart"/>
      <w:r w:rsidRPr="00026FB2">
        <w:rPr>
          <w:lang w:val="es-ES"/>
        </w:rPr>
        <w:t>Kurotani</w:t>
      </w:r>
      <w:proofErr w:type="spellEnd"/>
      <w:r w:rsidRPr="00026FB2">
        <w:rPr>
          <w:lang w:val="es-ES"/>
        </w:rPr>
        <w:t xml:space="preserve">, K., </w:t>
      </w:r>
      <w:proofErr w:type="spellStart"/>
      <w:r w:rsidRPr="00026FB2">
        <w:rPr>
          <w:lang w:val="es-ES"/>
        </w:rPr>
        <w:t>Onogi</w:t>
      </w:r>
      <w:proofErr w:type="spellEnd"/>
      <w:r w:rsidRPr="00026FB2">
        <w:rPr>
          <w:lang w:val="es-ES"/>
        </w:rPr>
        <w:t xml:space="preserve">, S., </w:t>
      </w:r>
      <w:proofErr w:type="spellStart"/>
      <w:r w:rsidRPr="00026FB2">
        <w:rPr>
          <w:lang w:val="es-ES"/>
        </w:rPr>
        <w:t>Urayama</w:t>
      </w:r>
      <w:proofErr w:type="spellEnd"/>
      <w:r w:rsidRPr="00026FB2">
        <w:rPr>
          <w:lang w:val="es-ES"/>
        </w:rPr>
        <w:t xml:space="preserve">, K., and </w:t>
      </w:r>
      <w:proofErr w:type="spellStart"/>
      <w:r w:rsidRPr="00026FB2">
        <w:rPr>
          <w:lang w:val="es-ES"/>
        </w:rPr>
        <w:t>Hamachi</w:t>
      </w:r>
      <w:proofErr w:type="spellEnd"/>
      <w:r w:rsidRPr="00026FB2">
        <w:rPr>
          <w:lang w:val="es-ES"/>
        </w:rPr>
        <w:t xml:space="preserve">, I. (2014). </w:t>
      </w:r>
      <w:hyperlink r:id="rId27">
        <w:r>
          <w:rPr>
            <w:rStyle w:val="Hyperlink"/>
          </w:rPr>
          <w:t>Installing logic-gate responses to a variety of biological substances in supramolecular hydrogel–enzyme hybrids</w:t>
        </w:r>
      </w:hyperlink>
      <w:r>
        <w:t xml:space="preserve">. Nature Chemistry </w:t>
      </w:r>
      <w:r>
        <w:rPr>
          <w:i/>
          <w:iCs/>
        </w:rPr>
        <w:t>6</w:t>
      </w:r>
      <w:r>
        <w:t>, 511–518.</w:t>
      </w:r>
    </w:p>
    <w:p w14:paraId="0D1F8570" w14:textId="77777777" w:rsidR="00950B64" w:rsidRDefault="00DA0C1B" w:rsidP="00B261EC">
      <w:pPr>
        <w:pStyle w:val="Bibliography"/>
        <w:jc w:val="both"/>
      </w:pPr>
      <w:bookmarkStart w:id="90" w:name="ref-Zhang2018"/>
      <w:bookmarkEnd w:id="89"/>
      <w:r>
        <w:t xml:space="preserve">11. </w:t>
      </w:r>
      <w:r>
        <w:tab/>
        <w:t xml:space="preserve">Zhang, Y., Tsitkov, S., and Hess, H. (2018). </w:t>
      </w:r>
      <w:hyperlink r:id="rId28">
        <w:r>
          <w:rPr>
            <w:rStyle w:val="Hyperlink"/>
          </w:rPr>
          <w:t>Complex dynamics in a two-enzyme reaction network with substrate competition</w:t>
        </w:r>
      </w:hyperlink>
      <w:r>
        <w:t xml:space="preserve">. Nature Catalysis </w:t>
      </w:r>
      <w:r>
        <w:rPr>
          <w:i/>
          <w:iCs/>
        </w:rPr>
        <w:t>1</w:t>
      </w:r>
      <w:r>
        <w:t>, 276–281.</w:t>
      </w:r>
    </w:p>
    <w:p w14:paraId="0D4ED15D" w14:textId="77777777" w:rsidR="00950B64" w:rsidRDefault="00DA0C1B" w:rsidP="00B261EC">
      <w:pPr>
        <w:pStyle w:val="Bibliography"/>
        <w:jc w:val="both"/>
      </w:pPr>
      <w:bookmarkStart w:id="91" w:name="ref-Helwig2018"/>
      <w:bookmarkEnd w:id="90"/>
      <w:r>
        <w:t xml:space="preserve">12. </w:t>
      </w:r>
      <w:r>
        <w:tab/>
        <w:t xml:space="preserve">Helwig, B., Sluijs, B. van, Pogodaev, A.A., Postma, S.G.J., and Huck, W.T.S. (2018). </w:t>
      </w:r>
      <w:hyperlink r:id="rId29">
        <w:r>
          <w:rPr>
            <w:rStyle w:val="Hyperlink"/>
          </w:rPr>
          <w:t>Bottom-Up Construction of an Adaptive Enzymatic Reaction Network</w:t>
        </w:r>
      </w:hyperlink>
      <w:r>
        <w:t xml:space="preserve">. Angewandte Chemie International Edition </w:t>
      </w:r>
      <w:r>
        <w:rPr>
          <w:i/>
          <w:iCs/>
        </w:rPr>
        <w:t>57</w:t>
      </w:r>
      <w:r>
        <w:t>, 14065–14069.</w:t>
      </w:r>
    </w:p>
    <w:p w14:paraId="23C28EB0" w14:textId="77777777" w:rsidR="00950B64" w:rsidRDefault="00DA0C1B" w:rsidP="00B261EC">
      <w:pPr>
        <w:pStyle w:val="Bibliography"/>
        <w:jc w:val="both"/>
      </w:pPr>
      <w:bookmarkStart w:id="92" w:name="ref-FernandezRegueiro2021"/>
      <w:bookmarkEnd w:id="91"/>
      <w:r>
        <w:t xml:space="preserve">13. </w:t>
      </w:r>
      <w:r>
        <w:tab/>
        <w:t>Fernández Regueiro, C.L., Ivanov, N., Van de Wiel, J., Baltussen, M.G., and Huck, W.T.S. (2021). Performing arithmetic operations using enzymatic reaction networks.</w:t>
      </w:r>
    </w:p>
    <w:p w14:paraId="79E8CEB9" w14:textId="77777777" w:rsidR="00950B64" w:rsidRDefault="00DA0C1B" w:rsidP="00B261EC">
      <w:pPr>
        <w:pStyle w:val="Bibliography"/>
        <w:jc w:val="both"/>
      </w:pPr>
      <w:bookmarkStart w:id="93" w:name="ref-Penkler2015"/>
      <w:bookmarkEnd w:id="92"/>
      <w:r>
        <w:t xml:space="preserve">14. </w:t>
      </w:r>
      <w:r>
        <w:tab/>
        <w:t xml:space="preserve">Penkler, G., Toit, F. du, Adams, W., Rautenbach, M., Palm, D.C., Niekerk, D.D. van, and Snoep, J.L. (2015). </w:t>
      </w:r>
      <w:hyperlink r:id="rId30">
        <w:r>
          <w:rPr>
            <w:rStyle w:val="Hyperlink"/>
          </w:rPr>
          <w:t>Construction and validation of a detailed kinetic model of glycolysis in &lt;i&gt;Plasmodium falciparum&lt;/i&gt;</w:t>
        </w:r>
      </w:hyperlink>
      <w:r>
        <w:t xml:space="preserve">. FEBS Journal </w:t>
      </w:r>
      <w:r>
        <w:rPr>
          <w:i/>
          <w:iCs/>
        </w:rPr>
        <w:t>282</w:t>
      </w:r>
      <w:r>
        <w:t>, 1481–1511.</w:t>
      </w:r>
    </w:p>
    <w:p w14:paraId="734F98C6" w14:textId="77777777" w:rsidR="00950B64" w:rsidRDefault="00DA0C1B" w:rsidP="00B261EC">
      <w:pPr>
        <w:pStyle w:val="Bibliography"/>
        <w:jc w:val="both"/>
      </w:pPr>
      <w:bookmarkStart w:id="94" w:name="ref-Boccaletti2006"/>
      <w:bookmarkEnd w:id="93"/>
      <w:r>
        <w:t xml:space="preserve">15. </w:t>
      </w:r>
      <w:r>
        <w:tab/>
        <w:t xml:space="preserve">Boccaletti, S., LATORA, V., MORENO, Y., CHAVEZ, M., and HWANG, D.U. (2006). </w:t>
      </w:r>
      <w:hyperlink r:id="rId31">
        <w:r>
          <w:rPr>
            <w:rStyle w:val="Hyperlink"/>
          </w:rPr>
          <w:t>Complex networks: Structure and dynamics</w:t>
        </w:r>
      </w:hyperlink>
      <w:r>
        <w:t xml:space="preserve">. Physics Reports </w:t>
      </w:r>
      <w:r>
        <w:rPr>
          <w:i/>
          <w:iCs/>
        </w:rPr>
        <w:t>424</w:t>
      </w:r>
      <w:r>
        <w:t>, 175–308.</w:t>
      </w:r>
    </w:p>
    <w:p w14:paraId="4FA4D0A6" w14:textId="77777777" w:rsidR="00950B64" w:rsidRDefault="00DA0C1B" w:rsidP="00B261EC">
      <w:pPr>
        <w:pStyle w:val="Bibliography"/>
        <w:jc w:val="both"/>
      </w:pPr>
      <w:bookmarkStart w:id="95" w:name="ref-Efron2016"/>
      <w:bookmarkEnd w:id="94"/>
      <w:r>
        <w:t xml:space="preserve">16. </w:t>
      </w:r>
      <w:r>
        <w:tab/>
        <w:t>Efron, B., and Hastie, T. (2016). Computer Age Statistical Inference (Cambridge University Pr.).</w:t>
      </w:r>
    </w:p>
    <w:p w14:paraId="00E55FBA" w14:textId="77777777" w:rsidR="00950B64" w:rsidRDefault="00DA0C1B" w:rsidP="00B261EC">
      <w:pPr>
        <w:pStyle w:val="Bibliography"/>
        <w:jc w:val="both"/>
      </w:pPr>
      <w:bookmarkStart w:id="96" w:name="ref-Gabor2017"/>
      <w:bookmarkEnd w:id="95"/>
      <w:r>
        <w:t xml:space="preserve">17. </w:t>
      </w:r>
      <w:r>
        <w:tab/>
        <w:t xml:space="preserve">Gábor, A., Villaverde, A.F., and Banga, J.R. (2017). </w:t>
      </w:r>
      <w:hyperlink r:id="rId32">
        <w:r>
          <w:rPr>
            <w:rStyle w:val="Hyperlink"/>
          </w:rPr>
          <w:t>Parameter identifiability analysis and visualization in large-scale kinetic models of biosystems</w:t>
        </w:r>
      </w:hyperlink>
      <w:r>
        <w:t xml:space="preserve">. BMC Systems Biology </w:t>
      </w:r>
      <w:r>
        <w:rPr>
          <w:i/>
          <w:iCs/>
        </w:rPr>
        <w:t>11</w:t>
      </w:r>
      <w:r>
        <w:t>, 54.</w:t>
      </w:r>
    </w:p>
    <w:p w14:paraId="7A9619DD" w14:textId="77777777" w:rsidR="00950B64" w:rsidRDefault="00DA0C1B" w:rsidP="00B261EC">
      <w:pPr>
        <w:pStyle w:val="Bibliography"/>
        <w:jc w:val="both"/>
      </w:pPr>
      <w:bookmarkStart w:id="97" w:name="ref-Lillacci2010"/>
      <w:bookmarkEnd w:id="96"/>
      <w:r>
        <w:t xml:space="preserve">18. </w:t>
      </w:r>
      <w:r>
        <w:tab/>
        <w:t xml:space="preserve">Lillacci, G., and Khammash, M. (2010). </w:t>
      </w:r>
      <w:hyperlink r:id="rId33">
        <w:r>
          <w:rPr>
            <w:rStyle w:val="Hyperlink"/>
          </w:rPr>
          <w:t>Parameter Estimation and Model Selection in Computational Biology</w:t>
        </w:r>
      </w:hyperlink>
      <w:r>
        <w:t xml:space="preserve">. PLoS Comput Biol </w:t>
      </w:r>
      <w:r>
        <w:rPr>
          <w:i/>
          <w:iCs/>
        </w:rPr>
        <w:t>6</w:t>
      </w:r>
      <w:r>
        <w:t>, 1000696.</w:t>
      </w:r>
    </w:p>
    <w:p w14:paraId="6B6B356F" w14:textId="77777777" w:rsidR="00950B64" w:rsidRDefault="00DA0C1B" w:rsidP="00B261EC">
      <w:pPr>
        <w:pStyle w:val="Bibliography"/>
        <w:jc w:val="both"/>
      </w:pPr>
      <w:bookmarkStart w:id="98" w:name="ref-Wainer2007"/>
      <w:bookmarkEnd w:id="97"/>
      <w:r>
        <w:t xml:space="preserve">19. </w:t>
      </w:r>
      <w:r>
        <w:tab/>
        <w:t xml:space="preserve">Wainer, H. (2007). </w:t>
      </w:r>
      <w:hyperlink r:id="rId34">
        <w:r>
          <w:rPr>
            <w:rStyle w:val="Hyperlink"/>
          </w:rPr>
          <w:t>The Most Dangerous Equation</w:t>
        </w:r>
      </w:hyperlink>
      <w:r>
        <w:t xml:space="preserve">. American Scientist </w:t>
      </w:r>
      <w:r>
        <w:rPr>
          <w:i/>
          <w:iCs/>
        </w:rPr>
        <w:t>95</w:t>
      </w:r>
      <w:r>
        <w:t>, 249.</w:t>
      </w:r>
    </w:p>
    <w:p w14:paraId="0AEDDC56" w14:textId="77777777" w:rsidR="00950B64" w:rsidRDefault="00DA0C1B" w:rsidP="00B261EC">
      <w:pPr>
        <w:pStyle w:val="Bibliography"/>
        <w:jc w:val="both"/>
      </w:pPr>
      <w:bookmarkStart w:id="99" w:name="ref-Silver2021"/>
      <w:bookmarkEnd w:id="98"/>
      <w:r>
        <w:t xml:space="preserve">20. </w:t>
      </w:r>
      <w:r>
        <w:tab/>
        <w:t>Silver, N. (2021). The Signal and the Noise: Why so many predictions fail, but some don’t (Penguin Group).</w:t>
      </w:r>
    </w:p>
    <w:p w14:paraId="622A9034" w14:textId="77777777" w:rsidR="00950B64" w:rsidRDefault="00DA0C1B" w:rsidP="00B261EC">
      <w:pPr>
        <w:pStyle w:val="Bibliography"/>
        <w:jc w:val="both"/>
      </w:pPr>
      <w:bookmarkStart w:id="100" w:name="ref-Wong2017a"/>
      <w:bookmarkEnd w:id="99"/>
      <w:r>
        <w:t xml:space="preserve">21. </w:t>
      </w:r>
      <w:r>
        <w:tab/>
        <w:t xml:space="preserve">Wong, A.S.Y.Y., and Huck, W.T.S.S. (2017). </w:t>
      </w:r>
      <w:hyperlink r:id="rId35">
        <w:r>
          <w:rPr>
            <w:rStyle w:val="Hyperlink"/>
          </w:rPr>
          <w:t>Grip on complexity in chemical reaction networks</w:t>
        </w:r>
      </w:hyperlink>
      <w:r>
        <w:t xml:space="preserve">. Beilstein Journal of Organic Chemistry </w:t>
      </w:r>
      <w:r>
        <w:rPr>
          <w:i/>
          <w:iCs/>
        </w:rPr>
        <w:t>13</w:t>
      </w:r>
      <w:r>
        <w:t>, 1486–1497.</w:t>
      </w:r>
    </w:p>
    <w:p w14:paraId="15EB073D" w14:textId="77777777" w:rsidR="00950B64" w:rsidRDefault="00DA0C1B" w:rsidP="00B261EC">
      <w:pPr>
        <w:pStyle w:val="Bibliography"/>
        <w:jc w:val="both"/>
      </w:pPr>
      <w:bookmarkStart w:id="101" w:name="ref-Schoot2021"/>
      <w:bookmarkEnd w:id="100"/>
      <w:r w:rsidRPr="00026FB2">
        <w:rPr>
          <w:lang w:val="nl-NL"/>
        </w:rPr>
        <w:t xml:space="preserve">22. </w:t>
      </w:r>
      <w:r w:rsidRPr="00026FB2">
        <w:rPr>
          <w:lang w:val="nl-NL"/>
        </w:rPr>
        <w:tab/>
        <w:t xml:space="preserve">Schoot, R. van de, </w:t>
      </w:r>
      <w:proofErr w:type="spellStart"/>
      <w:r w:rsidRPr="00026FB2">
        <w:rPr>
          <w:lang w:val="nl-NL"/>
        </w:rPr>
        <w:t>Depaoli</w:t>
      </w:r>
      <w:proofErr w:type="spellEnd"/>
      <w:r w:rsidRPr="00026FB2">
        <w:rPr>
          <w:lang w:val="nl-NL"/>
        </w:rPr>
        <w:t xml:space="preserve">, S., King, R., Kramer, B., </w:t>
      </w:r>
      <w:proofErr w:type="spellStart"/>
      <w:r w:rsidRPr="00026FB2">
        <w:rPr>
          <w:lang w:val="nl-NL"/>
        </w:rPr>
        <w:t>Märtens</w:t>
      </w:r>
      <w:proofErr w:type="spellEnd"/>
      <w:r w:rsidRPr="00026FB2">
        <w:rPr>
          <w:lang w:val="nl-NL"/>
        </w:rPr>
        <w:t xml:space="preserve">, K., </w:t>
      </w:r>
      <w:proofErr w:type="spellStart"/>
      <w:r w:rsidRPr="00026FB2">
        <w:rPr>
          <w:lang w:val="nl-NL"/>
        </w:rPr>
        <w:t>Tadesse</w:t>
      </w:r>
      <w:proofErr w:type="spellEnd"/>
      <w:r w:rsidRPr="00026FB2">
        <w:rPr>
          <w:lang w:val="nl-NL"/>
        </w:rPr>
        <w:t xml:space="preserve">, M.G., </w:t>
      </w:r>
      <w:proofErr w:type="spellStart"/>
      <w:r w:rsidRPr="00026FB2">
        <w:rPr>
          <w:lang w:val="nl-NL"/>
        </w:rPr>
        <w:t>Vannucci</w:t>
      </w:r>
      <w:proofErr w:type="spellEnd"/>
      <w:r w:rsidRPr="00026FB2">
        <w:rPr>
          <w:lang w:val="nl-NL"/>
        </w:rPr>
        <w:t xml:space="preserve">, M., </w:t>
      </w:r>
      <w:proofErr w:type="spellStart"/>
      <w:r w:rsidRPr="00026FB2">
        <w:rPr>
          <w:lang w:val="nl-NL"/>
        </w:rPr>
        <w:t>Gelman</w:t>
      </w:r>
      <w:proofErr w:type="spellEnd"/>
      <w:r w:rsidRPr="00026FB2">
        <w:rPr>
          <w:lang w:val="nl-NL"/>
        </w:rPr>
        <w:t xml:space="preserve">, A., Veen, D., Willemsen, J., et al. </w:t>
      </w:r>
      <w:r>
        <w:t xml:space="preserve">(2021). </w:t>
      </w:r>
      <w:hyperlink r:id="rId36">
        <w:r>
          <w:rPr>
            <w:rStyle w:val="Hyperlink"/>
          </w:rPr>
          <w:t>Bayesian statistics and modelling</w:t>
        </w:r>
      </w:hyperlink>
      <w:r>
        <w:t xml:space="preserve">. Nature Reviews Methods Primers </w:t>
      </w:r>
      <w:r>
        <w:rPr>
          <w:i/>
          <w:iCs/>
        </w:rPr>
        <w:t>1</w:t>
      </w:r>
      <w:r>
        <w:t>, 1.</w:t>
      </w:r>
    </w:p>
    <w:p w14:paraId="74817BA9" w14:textId="77777777" w:rsidR="00950B64" w:rsidRDefault="00DA0C1B" w:rsidP="00B261EC">
      <w:pPr>
        <w:pStyle w:val="Bibliography"/>
        <w:jc w:val="both"/>
      </w:pPr>
      <w:bookmarkStart w:id="102" w:name="ref-McNeish2016"/>
      <w:bookmarkEnd w:id="101"/>
      <w:r>
        <w:t xml:space="preserve">23. </w:t>
      </w:r>
      <w:r>
        <w:tab/>
        <w:t xml:space="preserve">McNeish, D. (2016). </w:t>
      </w:r>
      <w:hyperlink r:id="rId37">
        <w:r>
          <w:rPr>
            <w:rStyle w:val="Hyperlink"/>
          </w:rPr>
          <w:t>On Using Bayesian Methods to Address Small Sample Problems</w:t>
        </w:r>
      </w:hyperlink>
      <w:r>
        <w:t xml:space="preserve">. Structural Equation Modeling: A Multidisciplinary Journal </w:t>
      </w:r>
      <w:r>
        <w:rPr>
          <w:i/>
          <w:iCs/>
        </w:rPr>
        <w:t>23</w:t>
      </w:r>
      <w:r>
        <w:t>, 750–773.</w:t>
      </w:r>
    </w:p>
    <w:p w14:paraId="2671EDB2" w14:textId="77777777" w:rsidR="00950B64" w:rsidRDefault="00DA0C1B" w:rsidP="00B261EC">
      <w:pPr>
        <w:pStyle w:val="Bibliography"/>
        <w:jc w:val="both"/>
      </w:pPr>
      <w:bookmarkStart w:id="103" w:name="ref-Toussaint2011"/>
      <w:bookmarkEnd w:id="102"/>
      <w:r>
        <w:t xml:space="preserve">24. </w:t>
      </w:r>
      <w:r>
        <w:tab/>
        <w:t xml:space="preserve">Toussaint, U. von (2011). </w:t>
      </w:r>
      <w:hyperlink r:id="rId38">
        <w:r>
          <w:rPr>
            <w:rStyle w:val="Hyperlink"/>
          </w:rPr>
          <w:t>Bayesian inference in physics</w:t>
        </w:r>
      </w:hyperlink>
      <w:r>
        <w:t xml:space="preserve">. Reviews of Modern Physics </w:t>
      </w:r>
      <w:r>
        <w:rPr>
          <w:i/>
          <w:iCs/>
        </w:rPr>
        <w:t>83</w:t>
      </w:r>
      <w:r>
        <w:t>, 943–999.</w:t>
      </w:r>
    </w:p>
    <w:p w14:paraId="7BB87D55" w14:textId="77777777" w:rsidR="00950B64" w:rsidRDefault="00DA0C1B" w:rsidP="00B261EC">
      <w:pPr>
        <w:pStyle w:val="Bibliography"/>
        <w:jc w:val="both"/>
      </w:pPr>
      <w:bookmarkStart w:id="104" w:name="ref-Ashby2006"/>
      <w:bookmarkEnd w:id="103"/>
      <w:r>
        <w:t xml:space="preserve">25. </w:t>
      </w:r>
      <w:r>
        <w:tab/>
        <w:t xml:space="preserve">Ashby, D. (2006). </w:t>
      </w:r>
      <w:hyperlink r:id="rId39">
        <w:r>
          <w:rPr>
            <w:rStyle w:val="Hyperlink"/>
          </w:rPr>
          <w:t>Bayesian statistics in medicine: A 25 year review</w:t>
        </w:r>
      </w:hyperlink>
      <w:r>
        <w:t xml:space="preserve">. </w:t>
      </w:r>
      <w:r>
        <w:rPr>
          <w:i/>
          <w:iCs/>
        </w:rPr>
        <w:t>25</w:t>
      </w:r>
      <w:r>
        <w:t>, 3589–3631.</w:t>
      </w:r>
    </w:p>
    <w:p w14:paraId="6FAD2481" w14:textId="77777777" w:rsidR="00950B64" w:rsidRDefault="00DA0C1B" w:rsidP="00B261EC">
      <w:pPr>
        <w:pStyle w:val="Bibliography"/>
        <w:jc w:val="both"/>
      </w:pPr>
      <w:bookmarkStart w:id="105" w:name="ref-Lynch2019"/>
      <w:bookmarkEnd w:id="104"/>
      <w:r>
        <w:t xml:space="preserve">26. </w:t>
      </w:r>
      <w:r>
        <w:tab/>
        <w:t xml:space="preserve">Lynch, S.M., and Bartlett, B. (2019). </w:t>
      </w:r>
      <w:hyperlink r:id="rId40">
        <w:r>
          <w:rPr>
            <w:rStyle w:val="Hyperlink"/>
          </w:rPr>
          <w:t>Bayesian Statistics in Sociology: Past, Present, and Future</w:t>
        </w:r>
      </w:hyperlink>
      <w:r>
        <w:t xml:space="preserve">. Annual Review of Sociology </w:t>
      </w:r>
      <w:r>
        <w:rPr>
          <w:i/>
          <w:iCs/>
        </w:rPr>
        <w:t>45</w:t>
      </w:r>
      <w:r>
        <w:t>, 47–68.</w:t>
      </w:r>
    </w:p>
    <w:p w14:paraId="605E682A" w14:textId="77777777" w:rsidR="00950B64" w:rsidRDefault="00DA0C1B" w:rsidP="00B261EC">
      <w:pPr>
        <w:pStyle w:val="Bibliography"/>
        <w:jc w:val="both"/>
      </w:pPr>
      <w:bookmarkStart w:id="106" w:name="ref-St.John2019"/>
      <w:bookmarkEnd w:id="105"/>
      <w:r>
        <w:lastRenderedPageBreak/>
        <w:t xml:space="preserve">27. </w:t>
      </w:r>
      <w:r>
        <w:tab/>
        <w:t xml:space="preserve">St. John, P.C., Strutz, J., Broadbelt, L.J., Tyo, K.E.J., and Bomble, Y.J. (2019). </w:t>
      </w:r>
      <w:hyperlink r:id="rId41">
        <w:r>
          <w:rPr>
            <w:rStyle w:val="Hyperlink"/>
          </w:rPr>
          <w:t>Bayesian inference of metabolic kinetics from genome-scale multiomics data</w:t>
        </w:r>
      </w:hyperlink>
      <w:r>
        <w:t xml:space="preserve">. PLOS Computational Biology </w:t>
      </w:r>
      <w:r>
        <w:rPr>
          <w:i/>
          <w:iCs/>
        </w:rPr>
        <w:t>15</w:t>
      </w:r>
      <w:r>
        <w:t>, e1007424.</w:t>
      </w:r>
    </w:p>
    <w:p w14:paraId="20CF047A" w14:textId="77777777" w:rsidR="00950B64" w:rsidRDefault="00DA0C1B" w:rsidP="00B261EC">
      <w:pPr>
        <w:pStyle w:val="Bibliography"/>
        <w:jc w:val="both"/>
      </w:pPr>
      <w:bookmarkStart w:id="107" w:name="ref-Bae2016"/>
      <w:bookmarkEnd w:id="106"/>
      <w:r>
        <w:t xml:space="preserve">28. </w:t>
      </w:r>
      <w:r>
        <w:tab/>
        <w:t xml:space="preserve">Bae, H., Monti, S., Montano, M., Steinberg, M.H., Perls, T.T., and Sebastiani, P. (2016). </w:t>
      </w:r>
      <w:hyperlink r:id="rId42">
        <w:r>
          <w:rPr>
            <w:rStyle w:val="Hyperlink"/>
          </w:rPr>
          <w:t>Learning Bayesian Networks from Correlated Data</w:t>
        </w:r>
      </w:hyperlink>
      <w:r>
        <w:t xml:space="preserve">. Scientific Reports </w:t>
      </w:r>
      <w:r>
        <w:rPr>
          <w:i/>
          <w:iCs/>
        </w:rPr>
        <w:t>6</w:t>
      </w:r>
      <w:r>
        <w:t>.</w:t>
      </w:r>
    </w:p>
    <w:p w14:paraId="40EB8168" w14:textId="77777777" w:rsidR="00950B64" w:rsidRDefault="00DA0C1B" w:rsidP="00B261EC">
      <w:pPr>
        <w:pStyle w:val="Bibliography"/>
        <w:jc w:val="both"/>
      </w:pPr>
      <w:bookmarkStart w:id="108" w:name="ref-Liepe2014"/>
      <w:bookmarkEnd w:id="107"/>
      <w:r>
        <w:t xml:space="preserve">29. </w:t>
      </w:r>
      <w:r>
        <w:tab/>
        <w:t xml:space="preserve">Liepe, J., Kirk, P., Filippi, S., Toni, T., Barnes, C.P., and Stumpf, M.P.H. (2014). </w:t>
      </w:r>
      <w:hyperlink r:id="rId43">
        <w:r>
          <w:rPr>
            <w:rStyle w:val="Hyperlink"/>
          </w:rPr>
          <w:t>A framework for parameter estimation and model selection from experimental data in systems biology using approximate Bayesian computation</w:t>
        </w:r>
      </w:hyperlink>
      <w:r>
        <w:t xml:space="preserve">. Nature Protocols </w:t>
      </w:r>
      <w:r>
        <w:rPr>
          <w:i/>
          <w:iCs/>
        </w:rPr>
        <w:t>9</w:t>
      </w:r>
      <w:r>
        <w:t>, 439–456.</w:t>
      </w:r>
    </w:p>
    <w:p w14:paraId="25D03864" w14:textId="77777777" w:rsidR="00950B64" w:rsidRDefault="00DA0C1B" w:rsidP="00B261EC">
      <w:pPr>
        <w:pStyle w:val="Bibliography"/>
        <w:jc w:val="both"/>
      </w:pPr>
      <w:bookmarkStart w:id="109" w:name="ref-Jayawardhana2008"/>
      <w:bookmarkEnd w:id="108"/>
      <w:r>
        <w:t xml:space="preserve">30. </w:t>
      </w:r>
      <w:r>
        <w:tab/>
        <w:t xml:space="preserve">Jayawardhana, B., Kell, D.B., and Rattray, M. (2008). </w:t>
      </w:r>
      <w:hyperlink r:id="rId44">
        <w:r>
          <w:rPr>
            <w:rStyle w:val="Hyperlink"/>
          </w:rPr>
          <w:t>Bayesian inference of the sites of perturbations in metabolic pathways via Markov chain Monte Carlo</w:t>
        </w:r>
      </w:hyperlink>
      <w:r>
        <w:t xml:space="preserve">. Bioinformatics </w:t>
      </w:r>
      <w:r>
        <w:rPr>
          <w:i/>
          <w:iCs/>
        </w:rPr>
        <w:t>24</w:t>
      </w:r>
      <w:r>
        <w:t>, 1191–1197.</w:t>
      </w:r>
    </w:p>
    <w:p w14:paraId="4010245A" w14:textId="77777777" w:rsidR="00950B64" w:rsidRDefault="00DA0C1B" w:rsidP="00B261EC">
      <w:pPr>
        <w:pStyle w:val="Bibliography"/>
        <w:jc w:val="both"/>
      </w:pPr>
      <w:bookmarkStart w:id="110" w:name="ref-Choi2017"/>
      <w:bookmarkEnd w:id="109"/>
      <w:r>
        <w:t xml:space="preserve">31. </w:t>
      </w:r>
      <w:r>
        <w:tab/>
        <w:t xml:space="preserve">Choi, B., Rempala, G.A., and Kim, J.K. (2017). </w:t>
      </w:r>
      <w:hyperlink r:id="rId45">
        <w:r>
          <w:rPr>
            <w:rStyle w:val="Hyperlink"/>
          </w:rPr>
          <w:t>Beyond the Michaelis-Menten equation: Accurate and efficient estimation of enzyme kinetic parameters</w:t>
        </w:r>
      </w:hyperlink>
      <w:r>
        <w:t xml:space="preserve">. Scientific Reports </w:t>
      </w:r>
      <w:r>
        <w:rPr>
          <w:i/>
          <w:iCs/>
        </w:rPr>
        <w:t>7</w:t>
      </w:r>
      <w:r>
        <w:t>, 17018.</w:t>
      </w:r>
    </w:p>
    <w:p w14:paraId="464F6A3C" w14:textId="77777777" w:rsidR="00950B64" w:rsidRDefault="00DA0C1B" w:rsidP="00B261EC">
      <w:pPr>
        <w:pStyle w:val="Bibliography"/>
        <w:jc w:val="both"/>
      </w:pPr>
      <w:bookmarkStart w:id="111" w:name="ref-Vehtari2017"/>
      <w:bookmarkEnd w:id="110"/>
      <w:r>
        <w:t xml:space="preserve">32. </w:t>
      </w:r>
      <w:r>
        <w:tab/>
        <w:t xml:space="preserve">Vehtari, A., Gelman, A., and Gabry, J. (2017). </w:t>
      </w:r>
      <w:hyperlink r:id="rId46">
        <w:r>
          <w:rPr>
            <w:rStyle w:val="Hyperlink"/>
          </w:rPr>
          <w:t>Practical Bayesian model evaluation using leave-one-out cross-validation and WAIC</w:t>
        </w:r>
      </w:hyperlink>
      <w:r>
        <w:t xml:space="preserve">. Statistics and Computing </w:t>
      </w:r>
      <w:r>
        <w:rPr>
          <w:i/>
          <w:iCs/>
        </w:rPr>
        <w:t>27</w:t>
      </w:r>
      <w:r>
        <w:t>, 1413–1432.</w:t>
      </w:r>
    </w:p>
    <w:p w14:paraId="6FAB5BF5" w14:textId="77777777" w:rsidR="00950B64" w:rsidRDefault="00DA0C1B" w:rsidP="00B261EC">
      <w:pPr>
        <w:pStyle w:val="Bibliography"/>
        <w:jc w:val="both"/>
      </w:pPr>
      <w:bookmarkStart w:id="112" w:name="ref-Engelhardt2017"/>
      <w:bookmarkEnd w:id="111"/>
      <w:r>
        <w:t xml:space="preserve">33. </w:t>
      </w:r>
      <w:r>
        <w:tab/>
        <w:t xml:space="preserve">Engelhardt, B., Kschischo, M., and Fröhlich, H. (2017). </w:t>
      </w:r>
      <w:hyperlink r:id="rId47">
        <w:r>
          <w:rPr>
            <w:rStyle w:val="Hyperlink"/>
          </w:rPr>
          <w:t>A Bayesian approach to estimating hidden variables as well as missing and wrong molecular interactions in ordinary differential equation-based mathematical models</w:t>
        </w:r>
      </w:hyperlink>
      <w:r>
        <w:t xml:space="preserve">. Journal of The Royal Society Interface </w:t>
      </w:r>
      <w:r>
        <w:rPr>
          <w:i/>
          <w:iCs/>
        </w:rPr>
        <w:t>14</w:t>
      </w:r>
      <w:r>
        <w:t>, 20170332.</w:t>
      </w:r>
    </w:p>
    <w:p w14:paraId="1BF3AFE1" w14:textId="77777777" w:rsidR="00950B64" w:rsidRDefault="00DA0C1B" w:rsidP="00B261EC">
      <w:pPr>
        <w:pStyle w:val="Bibliography"/>
        <w:jc w:val="both"/>
      </w:pPr>
      <w:bookmarkStart w:id="113" w:name="ref-Huang2020"/>
      <w:bookmarkEnd w:id="112"/>
      <w:r>
        <w:t xml:space="preserve">34. </w:t>
      </w:r>
      <w:r>
        <w:tab/>
        <w:t xml:space="preserve">Huang, Y., Gilmour, S.G., Mylona, K., and Goos, P. (2020). </w:t>
      </w:r>
      <w:hyperlink r:id="rId48">
        <w:r>
          <w:rPr>
            <w:rStyle w:val="Hyperlink"/>
          </w:rPr>
          <w:t>Optimal Design of Experiments for Hybrid Nonlinear Models, with Applications to Extended Michaelis-Menten Kinetics</w:t>
        </w:r>
      </w:hyperlink>
      <w:r>
        <w:t>.</w:t>
      </w:r>
    </w:p>
    <w:p w14:paraId="6EAF178A" w14:textId="77777777" w:rsidR="00950B64" w:rsidRDefault="00DA0C1B" w:rsidP="00B261EC">
      <w:pPr>
        <w:pStyle w:val="Bibliography"/>
        <w:jc w:val="both"/>
      </w:pPr>
      <w:bookmarkStart w:id="114" w:name="ref-Huan2016"/>
      <w:bookmarkEnd w:id="113"/>
      <w:r>
        <w:t xml:space="preserve">35. </w:t>
      </w:r>
      <w:r>
        <w:tab/>
        <w:t xml:space="preserve">Huan, X., and Marzouk, Y.M. (2016). </w:t>
      </w:r>
      <w:hyperlink>
        <w:r>
          <w:rPr>
            <w:rStyle w:val="Hyperlink"/>
          </w:rPr>
          <w:t>Sequential Bayesian optimal experimental design via approximate dynamic programming</w:t>
        </w:r>
      </w:hyperlink>
      <w:r>
        <w:t>.</w:t>
      </w:r>
      <w:bookmarkEnd w:id="78"/>
      <w:bookmarkEnd w:id="80"/>
      <w:bookmarkEnd w:id="114"/>
    </w:p>
    <w:sectPr w:rsidR="00950B64" w:rsidSect="00DA0C1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huck" w:date="2021-12-07T15:24:00Z" w:initials="w">
    <w:p w14:paraId="563DE182" w14:textId="77777777" w:rsidR="00DA0C1B" w:rsidRDefault="00DA0C1B">
      <w:pPr>
        <w:pStyle w:val="CommentText"/>
      </w:pPr>
      <w:r>
        <w:rPr>
          <w:rStyle w:val="CommentReference"/>
        </w:rPr>
        <w:annotationRef/>
      </w:r>
      <w:r>
        <w:t xml:space="preserve">We used new immobilization methods, which was developed and optimized by </w:t>
      </w:r>
      <w:proofErr w:type="spellStart"/>
      <w:r>
        <w:t>Migle</w:t>
      </w:r>
      <w:proofErr w:type="spellEnd"/>
    </w:p>
  </w:comment>
  <w:comment w:id="34" w:author="w.huck" w:date="2021-12-07T15:57:00Z" w:initials="w">
    <w:p w14:paraId="2F7EDB03" w14:textId="67F7A508" w:rsidR="00DA0C1B" w:rsidRDefault="00DA0C1B">
      <w:pPr>
        <w:pStyle w:val="CommentText"/>
      </w:pPr>
      <w:r>
        <w:rPr>
          <w:rStyle w:val="CommentReference"/>
        </w:rPr>
        <w:annotationRef/>
      </w:r>
      <w:r>
        <w:t>Figure is not only about experimental setup… it is more an introduction….</w:t>
      </w:r>
    </w:p>
  </w:comment>
  <w:comment w:id="35" w:author="w.huck" w:date="2021-12-07T15:45:00Z" w:initials="w">
    <w:p w14:paraId="1F011BE2" w14:textId="77777777" w:rsidR="00DA0C1B" w:rsidRPr="00B261EC" w:rsidRDefault="00DA0C1B">
      <w:pPr>
        <w:pStyle w:val="CommentText"/>
        <w:rPr>
          <w:lang w:val="nl-NL"/>
        </w:rPr>
      </w:pPr>
      <w:r>
        <w:rPr>
          <w:rStyle w:val="CommentReference"/>
        </w:rPr>
        <w:annotationRef/>
      </w:r>
      <w:r w:rsidRPr="00B261EC">
        <w:rPr>
          <w:lang w:val="nl-NL"/>
        </w:rPr>
        <w:t>Ref naar paper – zodra die er</w:t>
      </w:r>
      <w:r>
        <w:rPr>
          <w:lang w:val="nl-NL"/>
        </w:rPr>
        <w:t xml:space="preserve"> is. NB: we moeten wel ergens nog een </w:t>
      </w:r>
      <w:proofErr w:type="spellStart"/>
      <w:r>
        <w:rPr>
          <w:lang w:val="nl-NL"/>
        </w:rPr>
        <w:t>materials</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methods</w:t>
      </w:r>
      <w:proofErr w:type="spellEnd"/>
      <w:r>
        <w:rPr>
          <w:lang w:val="nl-NL"/>
        </w:rPr>
        <w:t xml:space="preserve"> </w:t>
      </w:r>
      <w:proofErr w:type="spellStart"/>
      <w:r>
        <w:rPr>
          <w:lang w:val="nl-NL"/>
        </w:rPr>
        <w:t>section</w:t>
      </w:r>
      <w:proofErr w:type="spellEnd"/>
      <w:r>
        <w:rPr>
          <w:lang w:val="nl-NL"/>
        </w:rPr>
        <w:t xml:space="preserve"> maken waar we ook het nieuwe protocol voor </w:t>
      </w:r>
      <w:proofErr w:type="spellStart"/>
      <w:r>
        <w:rPr>
          <w:lang w:val="nl-NL"/>
        </w:rPr>
        <w:t>enzyme</w:t>
      </w:r>
      <w:proofErr w:type="spellEnd"/>
      <w:r>
        <w:rPr>
          <w:lang w:val="nl-NL"/>
        </w:rPr>
        <w:t xml:space="preserve"> </w:t>
      </w:r>
      <w:proofErr w:type="spellStart"/>
      <w:r>
        <w:rPr>
          <w:lang w:val="nl-NL"/>
        </w:rPr>
        <w:t>immobilisation</w:t>
      </w:r>
      <w:proofErr w:type="spellEnd"/>
      <w:r>
        <w:rPr>
          <w:lang w:val="nl-NL"/>
        </w:rPr>
        <w:t xml:space="preserve"> beschrijven.</w:t>
      </w:r>
    </w:p>
  </w:comment>
  <w:comment w:id="44" w:author="w.huck" w:date="2021-12-07T15:55:00Z" w:initials="w">
    <w:p w14:paraId="22666531" w14:textId="2CF0DDEF" w:rsidR="00DA0C1B" w:rsidRDefault="00DA0C1B">
      <w:pPr>
        <w:pStyle w:val="CommentText"/>
      </w:pPr>
      <w:r>
        <w:rPr>
          <w:rStyle w:val="CommentReference"/>
        </w:rPr>
        <w:annotationRef/>
      </w:r>
      <w:r>
        <w:t>In the final version we need to make sure all molecules are identified in the text</w:t>
      </w:r>
    </w:p>
  </w:comment>
  <w:comment w:id="51" w:author="w.huck" w:date="2021-12-07T16:05:00Z" w:initials="w">
    <w:p w14:paraId="351179C7" w14:textId="1FCC5FC5" w:rsidR="007733A6" w:rsidRDefault="007733A6">
      <w:pPr>
        <w:pStyle w:val="CommentText"/>
      </w:pPr>
      <w:r>
        <w:rPr>
          <w:rStyle w:val="CommentReference"/>
        </w:rPr>
        <w:annotationRef/>
      </w:r>
      <w:r>
        <w:t xml:space="preserve">Meaning what? It is impossible to see which </w:t>
      </w:r>
      <w:proofErr w:type="spellStart"/>
      <w:r>
        <w:t>colour</w:t>
      </w:r>
      <w:proofErr w:type="spellEnd"/>
      <w:r>
        <w:t xml:space="preserve"> correlates with what parameter (value)</w:t>
      </w:r>
    </w:p>
  </w:comment>
  <w:comment w:id="57" w:author="w.huck" w:date="2021-12-07T16:07:00Z" w:initials="w">
    <w:p w14:paraId="3CD7CF22" w14:textId="5BAF7A97" w:rsidR="007733A6" w:rsidRDefault="007733A6">
      <w:pPr>
        <w:pStyle w:val="CommentText"/>
      </w:pPr>
      <w:r>
        <w:rPr>
          <w:rStyle w:val="CommentReference"/>
        </w:rPr>
        <w:annotationRef/>
      </w:r>
      <w:r>
        <w:t>Discuss the actual values, take at least a few examples and explain what can be seen in the panels D and E</w:t>
      </w:r>
    </w:p>
  </w:comment>
  <w:comment w:id="59" w:author="w.huck" w:date="2021-12-07T16:09:00Z" w:initials="w">
    <w:p w14:paraId="786D4936" w14:textId="350D0D11" w:rsidR="003446C7" w:rsidRDefault="003446C7">
      <w:pPr>
        <w:pStyle w:val="CommentText"/>
      </w:pPr>
      <w:r>
        <w:rPr>
          <w:rStyle w:val="CommentReference"/>
        </w:rPr>
        <w:annotationRef/>
      </w:r>
      <w:r>
        <w:t>Give value, indicate to the reader what you are referring to</w:t>
      </w:r>
    </w:p>
  </w:comment>
  <w:comment w:id="64" w:author="w.huck" w:date="2021-12-07T16:18:00Z" w:initials="w">
    <w:p w14:paraId="45791C6C" w14:textId="021E00E4" w:rsidR="00B72691" w:rsidRPr="00B72691" w:rsidRDefault="00B72691">
      <w:pPr>
        <w:pStyle w:val="CommentText"/>
        <w:rPr>
          <w:lang w:val="nl-NL"/>
        </w:rPr>
      </w:pPr>
      <w:r>
        <w:rPr>
          <w:rStyle w:val="CommentReference"/>
        </w:rPr>
        <w:annotationRef/>
      </w:r>
      <w:r w:rsidRPr="00B72691">
        <w:rPr>
          <w:lang w:val="nl-NL"/>
        </w:rPr>
        <w:t>Hier zijn een aantal additionele e</w:t>
      </w:r>
      <w:r>
        <w:rPr>
          <w:lang w:val="nl-NL"/>
        </w:rPr>
        <w:t xml:space="preserve">xperimenten nodig, zodat je hier wel een sterkere conclusie kunt trekken. Anders zullen de </w:t>
      </w:r>
      <w:proofErr w:type="spellStart"/>
      <w:r>
        <w:rPr>
          <w:lang w:val="nl-NL"/>
        </w:rPr>
        <w:t>reviewers</w:t>
      </w:r>
      <w:proofErr w:type="spellEnd"/>
      <w:r>
        <w:rPr>
          <w:lang w:val="nl-NL"/>
        </w:rPr>
        <w:t xml:space="preserve"> daar zeker om vragen!</w:t>
      </w:r>
    </w:p>
  </w:comment>
  <w:comment w:id="71" w:author="w.huck" w:date="2021-12-07T16:20:00Z" w:initials="w">
    <w:p w14:paraId="18021F12" w14:textId="6A083E2C" w:rsidR="00B72691" w:rsidRPr="00B72691" w:rsidRDefault="00B72691">
      <w:pPr>
        <w:pStyle w:val="CommentText"/>
        <w:rPr>
          <w:lang w:val="nl-NL"/>
        </w:rPr>
      </w:pPr>
      <w:r>
        <w:rPr>
          <w:rStyle w:val="CommentReference"/>
        </w:rPr>
        <w:annotationRef/>
      </w:r>
      <w:r w:rsidRPr="00B72691">
        <w:rPr>
          <w:lang w:val="nl-NL"/>
        </w:rPr>
        <w:t xml:space="preserve">Dit </w:t>
      </w:r>
      <w:r>
        <w:rPr>
          <w:lang w:val="nl-NL"/>
        </w:rPr>
        <w:t xml:space="preserve"> - en de volgende zin - </w:t>
      </w:r>
      <w:r w:rsidRPr="00B72691">
        <w:rPr>
          <w:lang w:val="nl-NL"/>
        </w:rPr>
        <w:t xml:space="preserve">laten we niet heel </w:t>
      </w:r>
      <w:r>
        <w:rPr>
          <w:lang w:val="nl-NL"/>
        </w:rPr>
        <w:t>erg overtuigend zien….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3DE182" w15:done="0"/>
  <w15:commentEx w15:paraId="2F7EDB03" w15:done="0"/>
  <w15:commentEx w15:paraId="1F011BE2" w15:done="0"/>
  <w15:commentEx w15:paraId="22666531" w15:done="0"/>
  <w15:commentEx w15:paraId="351179C7" w15:done="0"/>
  <w15:commentEx w15:paraId="3CD7CF22" w15:done="0"/>
  <w15:commentEx w15:paraId="786D4936" w15:done="0"/>
  <w15:commentEx w15:paraId="45791C6C" w15:done="0"/>
  <w15:commentEx w15:paraId="18021F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3DE182" w16cid:durableId="2559FB11"/>
  <w16cid:commentId w16cid:paraId="2F7EDB03" w16cid:durableId="255A02F1"/>
  <w16cid:commentId w16cid:paraId="1F011BE2" w16cid:durableId="255A0016"/>
  <w16cid:commentId w16cid:paraId="22666531" w16cid:durableId="255A0263"/>
  <w16cid:commentId w16cid:paraId="351179C7" w16cid:durableId="255A04E6"/>
  <w16cid:commentId w16cid:paraId="3CD7CF22" w16cid:durableId="255A052A"/>
  <w16cid:commentId w16cid:paraId="786D4936" w16cid:durableId="255A05B5"/>
  <w16cid:commentId w16cid:paraId="45791C6C" w16cid:durableId="255A07F1"/>
  <w16cid:commentId w16cid:paraId="18021F12" w16cid:durableId="255A08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EA2E8" w14:textId="77777777" w:rsidR="00D858E8" w:rsidRDefault="00D858E8">
      <w:pPr>
        <w:spacing w:after="0"/>
      </w:pPr>
      <w:r>
        <w:separator/>
      </w:r>
    </w:p>
  </w:endnote>
  <w:endnote w:type="continuationSeparator" w:id="0">
    <w:p w14:paraId="45F4AB46" w14:textId="77777777" w:rsidR="00D858E8" w:rsidRDefault="00D858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E684C" w14:textId="77777777" w:rsidR="00D858E8" w:rsidRDefault="00D858E8">
      <w:r>
        <w:separator/>
      </w:r>
    </w:p>
  </w:footnote>
  <w:footnote w:type="continuationSeparator" w:id="0">
    <w:p w14:paraId="3241E49A" w14:textId="77777777" w:rsidR="00D858E8" w:rsidRDefault="00D85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8EA987E"/>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116EE98E"/>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7144A0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C8AE4DF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651A043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1C8ECCE0"/>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5F87684"/>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26E8D8B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EF58A6D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B644CE4"/>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FA5E9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12"/>
  </w:num>
  <w:num w:numId="5">
    <w:abstractNumId w:val="10"/>
  </w:num>
  <w:num w:numId="6">
    <w:abstractNumId w:val="9"/>
  </w:num>
  <w:num w:numId="7">
    <w:abstractNumId w:val="8"/>
  </w:num>
  <w:num w:numId="8">
    <w:abstractNumId w:val="7"/>
  </w:num>
  <w:num w:numId="9">
    <w:abstractNumId w:val="11"/>
  </w:num>
  <w:num w:numId="10">
    <w:abstractNumId w:val="6"/>
  </w:num>
  <w:num w:numId="11">
    <w:abstractNumId w:val="5"/>
  </w:num>
  <w:num w:numId="12">
    <w:abstractNumId w:val="4"/>
  </w:num>
  <w:num w:numId="13">
    <w:abstractNumId w:val="3"/>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uck">
    <w15:presenceInfo w15:providerId="None" w15:userId="w.hu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4"/>
    <w:rsid w:val="0002308B"/>
    <w:rsid w:val="00026FB2"/>
    <w:rsid w:val="003446C7"/>
    <w:rsid w:val="00464FC8"/>
    <w:rsid w:val="007733A6"/>
    <w:rsid w:val="00860177"/>
    <w:rsid w:val="00950B64"/>
    <w:rsid w:val="00AC1664"/>
    <w:rsid w:val="00B261EC"/>
    <w:rsid w:val="00B72691"/>
    <w:rsid w:val="00D858E8"/>
    <w:rsid w:val="00DA0C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D5DDC"/>
  <w15:docId w15:val="{41162D4D-8A22-42BD-9666-22491E5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4542"/>
    <w:rPr>
      <w:sz w:val="22"/>
    </w:rPr>
  </w:style>
  <w:style w:type="paragraph" w:styleId="Heading1">
    <w:name w:val="heading 1"/>
    <w:basedOn w:val="Normal"/>
    <w:next w:val="BodyText"/>
    <w:autoRedefine/>
    <w:uiPriority w:val="9"/>
    <w:qFormat/>
    <w:rsid w:val="00464FC8"/>
    <w:pPr>
      <w:keepNext/>
      <w:keepLines/>
      <w:spacing w:before="480" w:after="0"/>
      <w:jc w:val="both"/>
      <w:outlineLvl w:val="0"/>
      <w:pPrChange w:id="0" w:author="w.huck" w:date="2021-12-07T15:54:00Z">
        <w:pPr>
          <w:keepNext/>
          <w:keepLines/>
          <w:spacing w:before="480"/>
          <w:outlineLvl w:val="0"/>
        </w:pPr>
      </w:pPrChange>
    </w:pPr>
    <w:rPr>
      <w:rFonts w:ascii="Calibri Light" w:eastAsiaTheme="majorEastAsia" w:hAnsi="Calibri Light" w:cstheme="majorBidi"/>
      <w:bCs/>
      <w:color w:val="345A8A" w:themeColor="accent1" w:themeShade="B5"/>
      <w:sz w:val="40"/>
      <w:szCs w:val="32"/>
      <w:rPrChange w:id="0" w:author="w.huck" w:date="2021-12-07T15:54:00Z">
        <w:rPr>
          <w:rFonts w:ascii="Calibri Light" w:eastAsiaTheme="majorEastAsia" w:hAnsi="Calibri Light" w:cstheme="majorBidi"/>
          <w:bCs/>
          <w:color w:val="345A8A" w:themeColor="accent1" w:themeShade="B5"/>
          <w:sz w:val="40"/>
          <w:szCs w:val="32"/>
          <w:lang w:val="en-US" w:eastAsia="en-US" w:bidi="ar-SA"/>
        </w:rPr>
      </w:rPrChange>
    </w:rPr>
  </w:style>
  <w:style w:type="paragraph" w:styleId="Heading2">
    <w:name w:val="heading 2"/>
    <w:basedOn w:val="Normal"/>
    <w:next w:val="BodyText"/>
    <w:uiPriority w:val="9"/>
    <w:unhideWhenUsed/>
    <w:qFormat/>
    <w:rsid w:val="008D27E3"/>
    <w:pPr>
      <w:keepNext/>
      <w:keepLines/>
      <w:spacing w:before="200" w:after="0"/>
      <w:outlineLvl w:val="1"/>
    </w:pPr>
    <w:rPr>
      <w:rFonts w:ascii="Calibri Light" w:eastAsiaTheme="majorEastAsia" w:hAnsi="Calibri Light" w:cstheme="majorBidi"/>
      <w:bCs/>
      <w:color w:val="4F81BD" w:themeColor="accent1"/>
      <w:sz w:val="32"/>
      <w:szCs w:val="32"/>
    </w:rPr>
  </w:style>
  <w:style w:type="paragraph" w:styleId="Heading3">
    <w:name w:val="heading 3"/>
    <w:basedOn w:val="Normal"/>
    <w:next w:val="BodyText"/>
    <w:uiPriority w:val="9"/>
    <w:unhideWhenUsed/>
    <w:qFormat/>
    <w:rsid w:val="008D27E3"/>
    <w:pPr>
      <w:keepNext/>
      <w:keepLines/>
      <w:spacing w:before="200" w:after="0"/>
      <w:outlineLvl w:val="2"/>
    </w:pPr>
    <w:rPr>
      <w:rFonts w:ascii="Calibri Light" w:eastAsiaTheme="majorEastAsia" w:hAnsi="Calibri Light" w:cstheme="majorBidi"/>
      <w:bCs/>
      <w:color w:val="4F81BD" w:themeColor="accent1"/>
      <w:sz w:val="28"/>
      <w:szCs w:val="28"/>
    </w:rPr>
  </w:style>
  <w:style w:type="paragraph" w:styleId="Heading4">
    <w:name w:val="heading 4"/>
    <w:basedOn w:val="Normal"/>
    <w:next w:val="BodyText"/>
    <w:uiPriority w:val="9"/>
    <w:unhideWhenUsed/>
    <w:qFormat/>
    <w:rsid w:val="008D27E3"/>
    <w:pPr>
      <w:keepNext/>
      <w:keepLines/>
      <w:spacing w:before="200" w:after="0"/>
      <w:outlineLvl w:val="3"/>
    </w:pPr>
    <w:rPr>
      <w:rFonts w:ascii="Calibri Light" w:eastAsiaTheme="majorEastAsia" w:hAnsi="Calibri Light" w:cstheme="majorBidi"/>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026FB2"/>
    <w:pPr>
      <w:spacing w:before="180" w:after="180" w:line="360" w:lineRule="auto"/>
      <w:jc w:val="center"/>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8D27E3"/>
    <w:pPr>
      <w:keepNext/>
      <w:keepLines/>
      <w:spacing w:before="480" w:after="240"/>
      <w:jc w:val="center"/>
    </w:pPr>
    <w:rPr>
      <w:rFonts w:ascii="Calibri Light" w:eastAsiaTheme="majorEastAsia" w:hAnsi="Calibri Light" w:cstheme="majorBidi"/>
      <w:bCs/>
      <w:color w:val="345A8A" w:themeColor="accent1" w:themeShade="B5"/>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autoRedefine/>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902D27"/>
    <w:pPr>
      <w:spacing w:after="120"/>
      <w:jc w:val="both"/>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902D27"/>
    <w:rPr>
      <w:i/>
      <w:sz w:val="22"/>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i/>
      <w:sz w:val="22"/>
      <w:vertAlign w:val="superscript"/>
    </w:rPr>
  </w:style>
  <w:style w:type="character" w:styleId="Hyperlink">
    <w:name w:val="Hyperlink"/>
    <w:basedOn w:val="CaptionChar"/>
    <w:rPr>
      <w:i/>
      <w:color w:val="4F81BD" w:themeColor="accent1"/>
      <w:sz w:val="22"/>
    </w:rPr>
  </w:style>
  <w:style w:type="paragraph" w:styleId="TOCHeading">
    <w:name w:val="TOC Heading"/>
    <w:basedOn w:val="Heading1"/>
    <w:next w:val="BodyText"/>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026FB2"/>
    <w:rPr>
      <w:sz w:val="22"/>
    </w:rPr>
  </w:style>
  <w:style w:type="paragraph" w:styleId="BalloonText">
    <w:name w:val="Balloon Text"/>
    <w:basedOn w:val="Normal"/>
    <w:link w:val="BalloonTextChar"/>
    <w:rsid w:val="00026FB2"/>
    <w:pPr>
      <w:spacing w:after="0"/>
    </w:pPr>
    <w:rPr>
      <w:rFonts w:ascii="Segoe UI" w:hAnsi="Segoe UI" w:cs="Segoe UI"/>
      <w:sz w:val="18"/>
      <w:szCs w:val="18"/>
    </w:rPr>
  </w:style>
  <w:style w:type="character" w:customStyle="1" w:styleId="BalloonTextChar">
    <w:name w:val="Balloon Text Char"/>
    <w:basedOn w:val="DefaultParagraphFont"/>
    <w:link w:val="BalloonText"/>
    <w:rsid w:val="00026FB2"/>
    <w:rPr>
      <w:rFonts w:ascii="Segoe UI" w:hAnsi="Segoe UI" w:cs="Segoe UI"/>
      <w:sz w:val="18"/>
      <w:szCs w:val="18"/>
    </w:rPr>
  </w:style>
  <w:style w:type="character" w:styleId="CommentReference">
    <w:name w:val="annotation reference"/>
    <w:basedOn w:val="DefaultParagraphFont"/>
    <w:semiHidden/>
    <w:unhideWhenUsed/>
    <w:rsid w:val="00026FB2"/>
    <w:rPr>
      <w:sz w:val="16"/>
      <w:szCs w:val="16"/>
    </w:rPr>
  </w:style>
  <w:style w:type="paragraph" w:styleId="CommentText">
    <w:name w:val="annotation text"/>
    <w:basedOn w:val="Normal"/>
    <w:link w:val="CommentTextChar"/>
    <w:semiHidden/>
    <w:unhideWhenUsed/>
    <w:rsid w:val="00026FB2"/>
    <w:rPr>
      <w:sz w:val="20"/>
      <w:szCs w:val="20"/>
    </w:rPr>
  </w:style>
  <w:style w:type="character" w:customStyle="1" w:styleId="CommentTextChar">
    <w:name w:val="Comment Text Char"/>
    <w:basedOn w:val="DefaultParagraphFont"/>
    <w:link w:val="CommentText"/>
    <w:semiHidden/>
    <w:rsid w:val="00026FB2"/>
    <w:rPr>
      <w:sz w:val="20"/>
      <w:szCs w:val="20"/>
    </w:rPr>
  </w:style>
  <w:style w:type="paragraph" w:styleId="CommentSubject">
    <w:name w:val="annotation subject"/>
    <w:basedOn w:val="CommentText"/>
    <w:next w:val="CommentText"/>
    <w:link w:val="CommentSubjectChar"/>
    <w:semiHidden/>
    <w:unhideWhenUsed/>
    <w:rsid w:val="00026FB2"/>
    <w:rPr>
      <w:b/>
      <w:bCs/>
    </w:rPr>
  </w:style>
  <w:style w:type="character" w:customStyle="1" w:styleId="CommentSubjectChar">
    <w:name w:val="Comment Subject Char"/>
    <w:basedOn w:val="CommentTextChar"/>
    <w:link w:val="CommentSubject"/>
    <w:semiHidden/>
    <w:rsid w:val="00026F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doi.org/10.1038/nrg1272" TargetMode="External"/><Relationship Id="rId26" Type="http://schemas.openxmlformats.org/officeDocument/2006/relationships/hyperlink" Target="https://doi.org/10.1038/nrm2530" TargetMode="External"/><Relationship Id="rId39" Type="http://schemas.openxmlformats.org/officeDocument/2006/relationships/hyperlink" Target="https://doi.org/10.1002/sim.2672" TargetMode="External"/><Relationship Id="rId21" Type="http://schemas.openxmlformats.org/officeDocument/2006/relationships/hyperlink" Target="https://doi.org/10.1126/science.298.5594.824" TargetMode="External"/><Relationship Id="rId34" Type="http://schemas.openxmlformats.org/officeDocument/2006/relationships/hyperlink" Target="https://doi.org/10.1511/2007.65.249" TargetMode="External"/><Relationship Id="rId42" Type="http://schemas.openxmlformats.org/officeDocument/2006/relationships/hyperlink" Target="https://doi.org/10.1038/srep25156" TargetMode="External"/><Relationship Id="rId47" Type="http://schemas.openxmlformats.org/officeDocument/2006/relationships/hyperlink" Target="https://doi.org/10.1098/rsif.2017.0332" TargetMode="External"/><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02/anie.201806944" TargetMode="External"/><Relationship Id="rId11" Type="http://schemas.openxmlformats.org/officeDocument/2006/relationships/image" Target="media/image2.svg"/><Relationship Id="rId24" Type="http://schemas.openxmlformats.org/officeDocument/2006/relationships/hyperlink" Target="https://doi.org/10.1038/s41467-017-01127-w" TargetMode="External"/><Relationship Id="rId32" Type="http://schemas.openxmlformats.org/officeDocument/2006/relationships/hyperlink" Target="https://doi.org/10.1186/s12918-017-0428-y" TargetMode="External"/><Relationship Id="rId37" Type="http://schemas.openxmlformats.org/officeDocument/2006/relationships/hyperlink" Target="https://doi.org/10.1080/10705511.2016.1186549" TargetMode="External"/><Relationship Id="rId40" Type="http://schemas.openxmlformats.org/officeDocument/2006/relationships/hyperlink" Target="https://doi.org/10.1146/annurev-soc-073018-022457" TargetMode="External"/><Relationship Id="rId45" Type="http://schemas.openxmlformats.org/officeDocument/2006/relationships/hyperlink" Target="https://doi.org/10.1038/s41598-017-17072-z" TargetMode="External"/><Relationship Id="rId5"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hyperlink" Target="https://doi.org/10.1002/anie.201907995" TargetMode="External"/><Relationship Id="rId28" Type="http://schemas.openxmlformats.org/officeDocument/2006/relationships/hyperlink" Target="https://doi.org/10.1038/s41929-018-0053-1" TargetMode="External"/><Relationship Id="rId36" Type="http://schemas.openxmlformats.org/officeDocument/2006/relationships/hyperlink" Target="https://doi.org/10.1038/s43586-020-00001-2"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10.1038/nrm1838" TargetMode="External"/><Relationship Id="rId31" Type="http://schemas.openxmlformats.org/officeDocument/2006/relationships/hyperlink" Target="https://doi.org/10.1016/j.physrep.2005.10.009" TargetMode="External"/><Relationship Id="rId44" Type="http://schemas.openxmlformats.org/officeDocument/2006/relationships/hyperlink" Target="https://doi.org/10.1093/bioinformatics/btn103"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nchem.2142" TargetMode="External"/><Relationship Id="rId27" Type="http://schemas.openxmlformats.org/officeDocument/2006/relationships/hyperlink" Target="https://doi.org/10.1038/nchem.1937" TargetMode="External"/><Relationship Id="rId30" Type="http://schemas.openxmlformats.org/officeDocument/2006/relationships/hyperlink" Target="https://doi.org/10.1111/febs.13237" TargetMode="External"/><Relationship Id="rId35" Type="http://schemas.openxmlformats.org/officeDocument/2006/relationships/hyperlink" Target="https://doi.org/10.3762/bjoc.13.147" TargetMode="External"/><Relationship Id="rId43" Type="http://schemas.openxmlformats.org/officeDocument/2006/relationships/hyperlink" Target="https://doi.org/10.1038/nprot.2014.025" TargetMode="External"/><Relationship Id="rId48" Type="http://schemas.openxmlformats.org/officeDocument/2006/relationships/hyperlink" Target="https://doi.org/10.1007/s13253-020-00405-3" TargetMode="External"/><Relationship Id="rId8" Type="http://schemas.microsoft.com/office/2011/relationships/commentsExtended" Target="commentsExtended.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doi.org/10.1002/chem.201904725" TargetMode="External"/><Relationship Id="rId33" Type="http://schemas.openxmlformats.org/officeDocument/2006/relationships/hyperlink" Target="https://doi.org/10.1371/journal.pcbi.1000696" TargetMode="External"/><Relationship Id="rId38" Type="http://schemas.openxmlformats.org/officeDocument/2006/relationships/hyperlink" Target="https://doi.org/10.1103/RevModPhys.83.943" TargetMode="External"/><Relationship Id="rId46" Type="http://schemas.openxmlformats.org/officeDocument/2006/relationships/hyperlink" Target="https://doi.org/10.1007/s11222-016-9696-4" TargetMode="External"/><Relationship Id="rId20" Type="http://schemas.openxmlformats.org/officeDocument/2006/relationships/hyperlink" Target="https://doi.org/10.1039/C5CS00361J" TargetMode="External"/><Relationship Id="rId41" Type="http://schemas.openxmlformats.org/officeDocument/2006/relationships/hyperlink" Target="https://doi.org/10.1371/journal.pcbi.100742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 Bayesian approach to understanding artificial enzymatic networks</vt:lpstr>
    </vt:vector>
  </TitlesOfParts>
  <Manager/>
  <Company/>
  <LinksUpToDate>false</LinksUpToDate>
  <CharactersWithSpaces>37229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understanding artificial enzymatic networks</dc:title>
  <dc:creator>Mathieu G. Baltussen;Jeroen van de Wiel;Cristina Lía Fernández Regueiro;Wilhelm T.S. Huck</dc:creator>
  <cp:keywords/>
  <cp:lastModifiedBy>w.huck</cp:lastModifiedBy>
  <cp:revision>5</cp:revision>
  <dcterms:created xsi:type="dcterms:W3CDTF">2021-12-07T14:54:00Z</dcterms:created>
  <dcterms:modified xsi:type="dcterms:W3CDTF">2021-12-07T15:22:00Z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/home/mathieu/phd/library/Library.bib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ation-style">
    <vt:lpwstr>chem</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bibliography">
    <vt:lpwstr>True</vt:lpwstr>
  </property>
  <property fmtid="{D5CDD505-2E9C-101B-9397-08002B2CF9AE}" pid="26" name="link-citations">
    <vt:lpwstr>True</vt:lpwstr>
  </property>
  <property fmtid="{D5CDD505-2E9C-101B-9397-08002B2CF9AE}" pid="27" name="link-references">
    <vt:lpwstr>True</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pairDelim">
    <vt:lpwstr>, </vt:lpwstr>
  </property>
  <property fmtid="{D5CDD505-2E9C-101B-9397-08002B2CF9AE}" pid="41" name="rangeDelim">
    <vt:lpwstr>-</vt:lpwstr>
  </property>
  <property fmtid="{D5CDD505-2E9C-101B-9397-08002B2CF9AE}" pid="42" name="refDelim">
    <vt:lpwstr>, </vt:lpwstr>
  </property>
  <property fmtid="{D5CDD505-2E9C-101B-9397-08002B2CF9AE}" pid="43" name="refIndexTemplate">
    <vt:lpwstr>isuf</vt:lpwstr>
  </property>
  <property fmtid="{D5CDD505-2E9C-101B-9397-08002B2CF9AE}" pid="44" name="secHeaderDelim">
    <vt:lpwstr> </vt:lpwstr>
  </property>
  <property fmtid="{D5CDD505-2E9C-101B-9397-08002B2CF9AE}" pid="45" name="secHeaderTemplate">
    <vt:lpwstr>isecHeaderDelim[n]t</vt:lpwstr>
  </property>
  <property fmtid="{D5CDD505-2E9C-101B-9397-08002B2CF9AE}" pid="46" name="secLabels">
    <vt:lpwstr>arabic</vt:lpwstr>
  </property>
  <property fmtid="{D5CDD505-2E9C-101B-9397-08002B2CF9AE}" pid="47" name="secPrefix">
    <vt:lpwstr/>
  </property>
  <property fmtid="{D5CDD505-2E9C-101B-9397-08002B2CF9AE}" pid="48" name="secPrefixTemplate">
    <vt:lpwstr>p i</vt:lpwstr>
  </property>
  <property fmtid="{D5CDD505-2E9C-101B-9397-08002B2CF9AE}" pid="49" name="sectionsDepth">
    <vt:lpwstr>0</vt:lpwstr>
  </property>
  <property fmtid="{D5CDD505-2E9C-101B-9397-08002B2CF9AE}" pid="50" name="subfigGrid">
    <vt:lpwstr>False</vt:lpwstr>
  </property>
  <property fmtid="{D5CDD505-2E9C-101B-9397-08002B2CF9AE}" pid="51" name="subfigLabels">
    <vt:lpwstr>alpha a</vt:lpwstr>
  </property>
  <property fmtid="{D5CDD505-2E9C-101B-9397-08002B2CF9AE}" pid="52" name="subfigureChildTemplate">
    <vt:lpwstr>i</vt:lpwstr>
  </property>
  <property fmtid="{D5CDD505-2E9C-101B-9397-08002B2CF9AE}" pid="53" name="subfigureRefIndexTemplate">
    <vt:lpwstr>isuf (s)</vt:lpwstr>
  </property>
  <property fmtid="{D5CDD505-2E9C-101B-9397-08002B2CF9AE}" pid="54" name="subfigureTemplate">
    <vt:lpwstr>figureTitle ititleDelim t. ccs</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Table</vt:lpwstr>
  </property>
  <property fmtid="{D5CDD505-2E9C-101B-9397-08002B2CF9AE}" pid="58" name="tblLabels">
    <vt:lpwstr>arabic</vt:lpwstr>
  </property>
  <property fmtid="{D5CDD505-2E9C-101B-9397-08002B2CF9AE}" pid="59" name="tblPrefix">
    <vt:lpwstr/>
  </property>
  <property fmtid="{D5CDD505-2E9C-101B-9397-08002B2CF9AE}" pid="60" name="tblPrefixTemplate">
    <vt:lpwstr>p i</vt:lpwstr>
  </property>
  <property fmtid="{D5CDD505-2E9C-101B-9397-08002B2CF9AE}" pid="61" name="titleDelim">
    <vt:lpwstr>:</vt:lpwstr>
  </property>
</Properties>
</file>